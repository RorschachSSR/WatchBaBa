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C278F" w14:textId="173E660D" w:rsidR="00297F5A" w:rsidRDefault="00297F5A" w:rsidP="00297F5A">
      <w:pPr>
        <w:jc w:val="center"/>
        <w:rPr>
          <w:rFonts w:ascii="黑体" w:eastAsia="黑体" w:hAnsi="黑体" w:cs="Times New Roman"/>
          <w:b/>
          <w:sz w:val="44"/>
          <w:szCs w:val="44"/>
        </w:rPr>
      </w:pPr>
      <w:r>
        <w:rPr>
          <w:rFonts w:ascii="黑体" w:eastAsia="黑体" w:hAnsi="黑体" w:cs="Times New Roman" w:hint="eastAsia"/>
          <w:b/>
          <w:sz w:val="44"/>
          <w:szCs w:val="44"/>
        </w:rPr>
        <w:t>探究</w:t>
      </w:r>
      <w:r w:rsidR="00D86283">
        <w:rPr>
          <w:rFonts w:ascii="黑体" w:eastAsia="黑体" w:hAnsi="黑体" w:cs="Times New Roman" w:hint="eastAsia"/>
          <w:b/>
          <w:sz w:val="44"/>
          <w:szCs w:val="44"/>
        </w:rPr>
        <w:t>基于</w:t>
      </w:r>
      <w:r w:rsidR="00B62003">
        <w:rPr>
          <w:rFonts w:ascii="黑体" w:eastAsia="黑体" w:hAnsi="黑体" w:cs="Times New Roman" w:hint="eastAsia"/>
          <w:b/>
          <w:sz w:val="44"/>
          <w:szCs w:val="44"/>
        </w:rPr>
        <w:t>创造过程的事件结构</w:t>
      </w:r>
      <w:r w:rsidR="00343526">
        <w:rPr>
          <w:rFonts w:ascii="黑体" w:eastAsia="黑体" w:hAnsi="黑体" w:cs="Times New Roman" w:hint="eastAsia"/>
          <w:b/>
          <w:sz w:val="44"/>
          <w:szCs w:val="44"/>
        </w:rPr>
        <w:t>特征</w:t>
      </w:r>
      <w:r w:rsidR="005A7F74">
        <w:rPr>
          <w:rFonts w:ascii="黑体" w:eastAsia="黑体" w:hAnsi="黑体" w:cs="Times New Roman" w:hint="eastAsia"/>
          <w:b/>
          <w:sz w:val="44"/>
          <w:szCs w:val="44"/>
        </w:rPr>
        <w:t>进行</w:t>
      </w:r>
      <w:r w:rsidR="00B75396">
        <w:rPr>
          <w:rFonts w:ascii="黑体" w:eastAsia="黑体" w:hAnsi="黑体" w:cs="Times New Roman" w:hint="eastAsia"/>
          <w:b/>
          <w:sz w:val="44"/>
          <w:szCs w:val="44"/>
        </w:rPr>
        <w:t>创造力评估的</w:t>
      </w:r>
      <w:r w:rsidR="005A7F74">
        <w:rPr>
          <w:rFonts w:ascii="黑体" w:eastAsia="黑体" w:hAnsi="黑体" w:cs="Times New Roman" w:hint="eastAsia"/>
          <w:b/>
          <w:sz w:val="44"/>
          <w:szCs w:val="44"/>
        </w:rPr>
        <w:t>可能性</w:t>
      </w:r>
    </w:p>
    <w:p w14:paraId="4FDDB998" w14:textId="59AF61BD" w:rsidR="00E168CC" w:rsidRPr="00052B47" w:rsidRDefault="00E168CC" w:rsidP="00297F5A">
      <w:pPr>
        <w:jc w:val="center"/>
        <w:rPr>
          <w:rFonts w:ascii="宋体" w:eastAsia="宋体" w:hAnsi="宋体" w:cs="Times New Roman"/>
          <w:bCs/>
          <w:sz w:val="28"/>
          <w:szCs w:val="28"/>
        </w:rPr>
      </w:pPr>
      <w:r w:rsidRPr="00052B47">
        <w:rPr>
          <w:rFonts w:ascii="宋体" w:eastAsia="宋体" w:hAnsi="宋体" w:cs="Times New Roman" w:hint="eastAsia"/>
          <w:bCs/>
          <w:sz w:val="28"/>
          <w:szCs w:val="28"/>
        </w:rPr>
        <w:t>心理与认知科学学院 蒋林峰</w:t>
      </w:r>
    </w:p>
    <w:p w14:paraId="50D667B3" w14:textId="3E68BD21" w:rsidR="00297F5A" w:rsidRDefault="00297F5A" w:rsidP="00297F5A">
      <w:pPr>
        <w:rPr>
          <w:rFonts w:ascii="楷体" w:eastAsia="楷体" w:hAnsi="楷体" w:cs="Times New Roman"/>
          <w:sz w:val="24"/>
          <w:szCs w:val="24"/>
        </w:rPr>
      </w:pPr>
      <w:r>
        <w:rPr>
          <w:rFonts w:ascii="黑体" w:eastAsia="黑体" w:hAnsi="黑体" w:cs="Times New Roman" w:hint="eastAsia"/>
          <w:b/>
          <w:sz w:val="24"/>
          <w:szCs w:val="24"/>
        </w:rPr>
        <w:t xml:space="preserve">摘 </w:t>
      </w:r>
      <w:r>
        <w:rPr>
          <w:rFonts w:ascii="黑体" w:eastAsia="黑体" w:hAnsi="黑体" w:cs="Times New Roman"/>
          <w:b/>
          <w:sz w:val="24"/>
          <w:szCs w:val="24"/>
        </w:rPr>
        <w:t xml:space="preserve"> </w:t>
      </w:r>
      <w:r>
        <w:rPr>
          <w:rFonts w:ascii="黑体" w:eastAsia="黑体" w:hAnsi="黑体" w:cs="Times New Roman" w:hint="eastAsia"/>
          <w:b/>
          <w:sz w:val="24"/>
          <w:szCs w:val="24"/>
        </w:rPr>
        <w:t>要</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楷体" w:eastAsia="楷体" w:hAnsi="楷体" w:cs="Times New Roman" w:hint="eastAsia"/>
          <w:sz w:val="24"/>
          <w:szCs w:val="24"/>
        </w:rPr>
        <w:t>创造性认知</w:t>
      </w:r>
      <w:r w:rsidR="006F7664">
        <w:rPr>
          <w:rFonts w:ascii="楷体" w:eastAsia="楷体" w:hAnsi="楷体" w:cs="Times New Roman" w:hint="eastAsia"/>
          <w:sz w:val="24"/>
          <w:szCs w:val="24"/>
        </w:rPr>
        <w:t>是人类重要的认知能力之一。</w:t>
      </w:r>
      <w:r w:rsidR="007B7E01">
        <w:rPr>
          <w:rFonts w:ascii="楷体" w:eastAsia="楷体" w:hAnsi="楷体" w:cs="Times New Roman" w:hint="eastAsia"/>
          <w:sz w:val="24"/>
          <w:szCs w:val="24"/>
        </w:rPr>
        <w:t>本研究</w:t>
      </w:r>
      <w:r w:rsidR="008D014A">
        <w:rPr>
          <w:rFonts w:ascii="楷体" w:eastAsia="楷体" w:hAnsi="楷体" w:cs="Times New Roman" w:hint="eastAsia"/>
          <w:sz w:val="24"/>
          <w:szCs w:val="24"/>
        </w:rPr>
        <w:t>关注创造</w:t>
      </w:r>
      <w:r w:rsidR="00025824">
        <w:rPr>
          <w:rFonts w:ascii="楷体" w:eastAsia="楷体" w:hAnsi="楷体" w:cs="Times New Roman" w:hint="eastAsia"/>
          <w:sz w:val="24"/>
          <w:szCs w:val="24"/>
        </w:rPr>
        <w:t>力</w:t>
      </w:r>
      <w:r w:rsidR="008D014A">
        <w:rPr>
          <w:rFonts w:ascii="楷体" w:eastAsia="楷体" w:hAnsi="楷体" w:cs="Times New Roman" w:hint="eastAsia"/>
          <w:sz w:val="24"/>
          <w:szCs w:val="24"/>
        </w:rPr>
        <w:t>的</w:t>
      </w:r>
      <w:r w:rsidR="009D13D9">
        <w:rPr>
          <w:rFonts w:ascii="楷体" w:eastAsia="楷体" w:hAnsi="楷体" w:cs="Times New Roman" w:hint="eastAsia"/>
          <w:sz w:val="24"/>
          <w:szCs w:val="24"/>
        </w:rPr>
        <w:t>社会评估</w:t>
      </w:r>
      <w:r w:rsidR="008D014A">
        <w:rPr>
          <w:rFonts w:ascii="楷体" w:eastAsia="楷体" w:hAnsi="楷体" w:cs="Times New Roman" w:hint="eastAsia"/>
          <w:sz w:val="24"/>
          <w:szCs w:val="24"/>
        </w:rPr>
        <w:t>，</w:t>
      </w:r>
      <w:r w:rsidR="00F13CD9">
        <w:rPr>
          <w:rFonts w:ascii="楷体" w:eastAsia="楷体" w:hAnsi="楷体" w:cs="Times New Roman" w:hint="eastAsia"/>
          <w:sz w:val="24"/>
          <w:szCs w:val="24"/>
        </w:rPr>
        <w:t>试图从</w:t>
      </w:r>
      <w:r w:rsidR="009D13D9">
        <w:rPr>
          <w:rFonts w:ascii="楷体" w:eastAsia="楷体" w:hAnsi="楷体" w:cs="Times New Roman" w:hint="eastAsia"/>
          <w:sz w:val="24"/>
          <w:szCs w:val="24"/>
        </w:rPr>
        <w:t>创造过程的事件结构中发掘可预测他人对该过程创造力评估的潜在变量与维度。</w:t>
      </w:r>
      <w:r w:rsidR="00205EBC" w:rsidRPr="00205EBC">
        <w:rPr>
          <w:rFonts w:ascii="楷体" w:eastAsia="楷体" w:hAnsi="楷体" w:cs="Times New Roman" w:hint="eastAsia"/>
          <w:sz w:val="24"/>
          <w:szCs w:val="24"/>
        </w:rPr>
        <w:t>本研究采用事件分割的实验范式，要求被试在观看不同的游戏通关视频时实时地进行事件分割，并在</w:t>
      </w:r>
      <w:r w:rsidR="00B92CCC">
        <w:rPr>
          <w:rFonts w:ascii="楷体" w:eastAsia="楷体" w:hAnsi="楷体" w:cs="Times New Roman" w:hint="eastAsia"/>
          <w:sz w:val="24"/>
          <w:szCs w:val="24"/>
        </w:rPr>
        <w:t>最后</w:t>
      </w:r>
      <w:r w:rsidR="00205EBC" w:rsidRPr="00205EBC">
        <w:rPr>
          <w:rFonts w:ascii="楷体" w:eastAsia="楷体" w:hAnsi="楷体" w:cs="Times New Roman" w:hint="eastAsia"/>
          <w:sz w:val="24"/>
          <w:szCs w:val="24"/>
        </w:rPr>
        <w:t>对该通关方法进行创造力评分。实验</w:t>
      </w:r>
      <w:r w:rsidR="00C32E11">
        <w:rPr>
          <w:rFonts w:ascii="楷体" w:eastAsia="楷体" w:hAnsi="楷体" w:cs="Times New Roman" w:hint="eastAsia"/>
          <w:sz w:val="24"/>
          <w:szCs w:val="24"/>
        </w:rPr>
        <w:t>结果指出</w:t>
      </w:r>
      <w:r w:rsidR="00D107CB">
        <w:rPr>
          <w:rFonts w:ascii="楷体" w:eastAsia="楷体" w:hAnsi="楷体" w:cs="Times New Roman" w:hint="eastAsia"/>
          <w:sz w:val="24"/>
          <w:szCs w:val="24"/>
        </w:rPr>
        <w:t>预先提出</w:t>
      </w:r>
      <w:r w:rsidR="00205EBC" w:rsidRPr="00205EBC">
        <w:rPr>
          <w:rFonts w:ascii="楷体" w:eastAsia="楷体" w:hAnsi="楷体" w:cs="Times New Roman" w:hint="eastAsia"/>
          <w:sz w:val="24"/>
          <w:szCs w:val="24"/>
        </w:rPr>
        <w:t>的</w:t>
      </w:r>
      <w:r w:rsidR="00D107CB">
        <w:rPr>
          <w:rFonts w:ascii="楷体" w:eastAsia="楷体" w:hAnsi="楷体" w:cs="Times New Roman" w:hint="eastAsia"/>
          <w:sz w:val="24"/>
          <w:szCs w:val="24"/>
        </w:rPr>
        <w:t>过程</w:t>
      </w:r>
      <w:r w:rsidR="00205EBC" w:rsidRPr="00205EBC">
        <w:rPr>
          <w:rFonts w:ascii="楷体" w:eastAsia="楷体" w:hAnsi="楷体" w:cs="Times New Roman" w:hint="eastAsia"/>
          <w:sz w:val="24"/>
          <w:szCs w:val="24"/>
        </w:rPr>
        <w:t>结构变量并无法预测被试对其的创造力评估</w:t>
      </w:r>
      <w:r w:rsidR="00EB6562">
        <w:rPr>
          <w:rFonts w:ascii="楷体" w:eastAsia="楷体" w:hAnsi="楷体" w:cs="Times New Roman" w:hint="eastAsia"/>
          <w:sz w:val="24"/>
          <w:szCs w:val="24"/>
        </w:rPr>
        <w:t>，</w:t>
      </w:r>
      <w:r w:rsidR="00D107CB">
        <w:rPr>
          <w:rFonts w:ascii="楷体" w:eastAsia="楷体" w:hAnsi="楷体" w:cs="Times New Roman" w:hint="eastAsia"/>
          <w:sz w:val="24"/>
          <w:szCs w:val="24"/>
        </w:rPr>
        <w:t>发现</w:t>
      </w:r>
      <w:r w:rsidR="00205EBC" w:rsidRPr="00205EBC">
        <w:rPr>
          <w:rFonts w:ascii="楷体" w:eastAsia="楷体" w:hAnsi="楷体" w:cs="Times New Roman" w:hint="eastAsia"/>
          <w:sz w:val="24"/>
          <w:szCs w:val="24"/>
        </w:rPr>
        <w:t>被试</w:t>
      </w:r>
      <w:r w:rsidR="007C741E">
        <w:rPr>
          <w:rFonts w:ascii="楷体" w:eastAsia="楷体" w:hAnsi="楷体" w:cs="Times New Roman" w:hint="eastAsia"/>
          <w:sz w:val="24"/>
          <w:szCs w:val="24"/>
        </w:rPr>
        <w:t>在任务中</w:t>
      </w:r>
      <w:r w:rsidR="004A2F8B">
        <w:rPr>
          <w:rFonts w:ascii="楷体" w:eastAsia="楷体" w:hAnsi="楷体" w:cs="Times New Roman" w:hint="eastAsia"/>
          <w:sz w:val="24"/>
          <w:szCs w:val="24"/>
        </w:rPr>
        <w:t>无法达到实验</w:t>
      </w:r>
      <w:r w:rsidR="00586C7E">
        <w:rPr>
          <w:rFonts w:ascii="楷体" w:eastAsia="楷体" w:hAnsi="楷体" w:cs="Times New Roman" w:hint="eastAsia"/>
          <w:sz w:val="24"/>
          <w:szCs w:val="24"/>
        </w:rPr>
        <w:t>设计</w:t>
      </w:r>
      <w:r w:rsidR="004A2F8B">
        <w:rPr>
          <w:rFonts w:ascii="楷体" w:eastAsia="楷体" w:hAnsi="楷体" w:cs="Times New Roman" w:hint="eastAsia"/>
          <w:sz w:val="24"/>
          <w:szCs w:val="24"/>
        </w:rPr>
        <w:t>预想的表现</w:t>
      </w:r>
      <w:r w:rsidR="00382FE5">
        <w:rPr>
          <w:rFonts w:ascii="楷体" w:eastAsia="楷体" w:hAnsi="楷体" w:cs="Times New Roman" w:hint="eastAsia"/>
          <w:sz w:val="24"/>
          <w:szCs w:val="24"/>
        </w:rPr>
        <w:t>。</w:t>
      </w:r>
      <w:r w:rsidR="002454AC">
        <w:rPr>
          <w:rFonts w:ascii="楷体" w:eastAsia="楷体" w:hAnsi="楷体" w:cs="Times New Roman" w:hint="eastAsia"/>
          <w:sz w:val="24"/>
          <w:szCs w:val="24"/>
        </w:rPr>
        <w:t>通过对实验失败的分析</w:t>
      </w:r>
      <w:r w:rsidR="009B67FB">
        <w:rPr>
          <w:rFonts w:ascii="楷体" w:eastAsia="楷体" w:hAnsi="楷体" w:cs="Times New Roman" w:hint="eastAsia"/>
          <w:sz w:val="24"/>
          <w:szCs w:val="24"/>
        </w:rPr>
        <w:t>，我们指出了未来在</w:t>
      </w:r>
      <w:r w:rsidR="00C37336">
        <w:rPr>
          <w:rFonts w:ascii="楷体" w:eastAsia="楷体" w:hAnsi="楷体" w:cs="Times New Roman" w:hint="eastAsia"/>
          <w:sz w:val="24"/>
          <w:szCs w:val="24"/>
        </w:rPr>
        <w:t>从事件结构视角</w:t>
      </w:r>
      <w:r w:rsidR="008F383E">
        <w:rPr>
          <w:rFonts w:ascii="楷体" w:eastAsia="楷体" w:hAnsi="楷体" w:cs="Times New Roman" w:hint="eastAsia"/>
          <w:sz w:val="24"/>
          <w:szCs w:val="24"/>
        </w:rPr>
        <w:t>探究创造力评估可能需要注意的事项，并提出了未来可能的研究方向与重点。</w:t>
      </w:r>
    </w:p>
    <w:p w14:paraId="4C551432" w14:textId="674DE8DA" w:rsidR="00297F5A" w:rsidRDefault="00297F5A" w:rsidP="00297F5A">
      <w:pPr>
        <w:rPr>
          <w:rFonts w:ascii="黑体" w:eastAsia="黑体" w:hAnsi="黑体" w:cs="Times New Roman"/>
          <w:sz w:val="24"/>
          <w:szCs w:val="24"/>
        </w:rPr>
      </w:pPr>
      <w:r>
        <w:rPr>
          <w:rFonts w:ascii="黑体" w:eastAsia="黑体" w:hAnsi="黑体" w:cs="Times New Roman" w:hint="eastAsia"/>
          <w:b/>
          <w:sz w:val="24"/>
          <w:szCs w:val="24"/>
        </w:rPr>
        <w:t xml:space="preserve">关键词 </w:t>
      </w:r>
      <w:r>
        <w:rPr>
          <w:rFonts w:ascii="黑体" w:eastAsia="黑体" w:hAnsi="黑体" w:cs="Times New Roman"/>
          <w:b/>
          <w:sz w:val="24"/>
          <w:szCs w:val="24"/>
        </w:rPr>
        <w:t xml:space="preserve"> </w:t>
      </w:r>
      <w:r>
        <w:rPr>
          <w:rFonts w:ascii="黑体" w:eastAsia="黑体" w:hAnsi="黑体" w:cs="Times New Roman" w:hint="eastAsia"/>
          <w:sz w:val="24"/>
          <w:szCs w:val="24"/>
        </w:rPr>
        <w:t>创造力 创造</w:t>
      </w:r>
      <w:r w:rsidR="00C674A4">
        <w:rPr>
          <w:rFonts w:ascii="黑体" w:eastAsia="黑体" w:hAnsi="黑体" w:cs="Times New Roman" w:hint="eastAsia"/>
          <w:sz w:val="24"/>
          <w:szCs w:val="24"/>
        </w:rPr>
        <w:t>力评估</w:t>
      </w:r>
      <w:r>
        <w:rPr>
          <w:rFonts w:ascii="黑体" w:eastAsia="黑体" w:hAnsi="黑体" w:cs="Times New Roman" w:hint="eastAsia"/>
          <w:sz w:val="24"/>
          <w:szCs w:val="24"/>
        </w:rPr>
        <w:t xml:space="preserve"> </w:t>
      </w:r>
      <w:r w:rsidR="00BE7EA5">
        <w:rPr>
          <w:rFonts w:ascii="黑体" w:eastAsia="黑体" w:hAnsi="黑体" w:cs="Times New Roman" w:hint="eastAsia"/>
          <w:sz w:val="24"/>
          <w:szCs w:val="24"/>
        </w:rPr>
        <w:t xml:space="preserve">创造过程 </w:t>
      </w:r>
      <w:r w:rsidR="00C674A4">
        <w:rPr>
          <w:rFonts w:ascii="黑体" w:eastAsia="黑体" w:hAnsi="黑体" w:cs="Times New Roman" w:hint="eastAsia"/>
          <w:sz w:val="24"/>
          <w:szCs w:val="24"/>
        </w:rPr>
        <w:t>事件分割</w:t>
      </w:r>
      <w:r w:rsidR="002C04D1">
        <w:rPr>
          <w:rFonts w:ascii="黑体" w:eastAsia="黑体" w:hAnsi="黑体" w:cs="Times New Roman" w:hint="eastAsia"/>
          <w:sz w:val="24"/>
          <w:szCs w:val="24"/>
        </w:rPr>
        <w:t xml:space="preserve"> </w:t>
      </w:r>
    </w:p>
    <w:p w14:paraId="76F497A7" w14:textId="77777777" w:rsidR="00297F5A" w:rsidRDefault="00297F5A" w:rsidP="00297F5A">
      <w:pPr>
        <w:spacing w:line="288" w:lineRule="auto"/>
        <w:rPr>
          <w:rFonts w:ascii="宋体" w:eastAsia="宋体" w:hAnsi="宋体" w:cs="Times New Roman"/>
          <w:sz w:val="30"/>
          <w:szCs w:val="30"/>
        </w:rPr>
      </w:pPr>
      <w:r>
        <w:rPr>
          <w:rFonts w:ascii="Times New Roman" w:hAnsi="Times New Roman" w:cs="Times New Roman"/>
          <w:sz w:val="30"/>
          <w:szCs w:val="30"/>
        </w:rPr>
        <w:t xml:space="preserve">1 </w:t>
      </w:r>
      <w:r>
        <w:rPr>
          <w:rFonts w:ascii="宋体" w:eastAsia="宋体" w:hAnsi="宋体" w:cs="Times New Roman" w:hint="eastAsia"/>
          <w:sz w:val="30"/>
          <w:szCs w:val="30"/>
        </w:rPr>
        <w:t>前言</w:t>
      </w:r>
    </w:p>
    <w:p w14:paraId="04BA05D2" w14:textId="77777777" w:rsidR="000A0BB6" w:rsidRDefault="00297F5A" w:rsidP="00431DE0">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创造力</w:t>
      </w:r>
      <w:r>
        <w:rPr>
          <w:rFonts w:ascii="Times New Roman" w:eastAsia="宋体" w:hAnsi="Times New Roman" w:cs="Times New Roman"/>
          <w:sz w:val="24"/>
          <w:szCs w:val="24"/>
        </w:rPr>
        <w:t>(</w:t>
      </w:r>
      <w:r>
        <w:rPr>
          <w:rFonts w:ascii="Times New Roman" w:eastAsia="宋体" w:hAnsi="Times New Roman" w:cs="Times New Roman" w:hint="eastAsia"/>
          <w:sz w:val="24"/>
          <w:szCs w:val="24"/>
        </w:rPr>
        <w:t>creativity</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是人类</w:t>
      </w:r>
      <w:r w:rsidR="00DC7305">
        <w:rPr>
          <w:rFonts w:ascii="Times New Roman" w:eastAsia="宋体" w:hAnsi="Times New Roman" w:cs="Times New Roman" w:hint="eastAsia"/>
          <w:sz w:val="24"/>
          <w:szCs w:val="24"/>
        </w:rPr>
        <w:t>所具备的</w:t>
      </w:r>
      <w:r>
        <w:rPr>
          <w:rFonts w:ascii="Times New Roman" w:eastAsia="宋体" w:hAnsi="Times New Roman" w:cs="Times New Roman" w:hint="eastAsia"/>
          <w:sz w:val="24"/>
          <w:szCs w:val="24"/>
        </w:rPr>
        <w:t>最复杂的认知能力之一。</w:t>
      </w:r>
      <w:r w:rsidR="00D9078A">
        <w:rPr>
          <w:rFonts w:ascii="Times New Roman" w:eastAsia="宋体" w:hAnsi="Times New Roman" w:cs="Times New Roman" w:hint="eastAsia"/>
          <w:sz w:val="24"/>
          <w:szCs w:val="24"/>
        </w:rPr>
        <w:t>在日常</w:t>
      </w:r>
      <w:r w:rsidR="0023123E">
        <w:rPr>
          <w:rFonts w:ascii="Times New Roman" w:eastAsia="宋体" w:hAnsi="Times New Roman" w:cs="Times New Roman" w:hint="eastAsia"/>
          <w:sz w:val="24"/>
          <w:szCs w:val="24"/>
        </w:rPr>
        <w:t>生活中，</w:t>
      </w:r>
      <w:r w:rsidR="00C80FD7">
        <w:rPr>
          <w:rFonts w:ascii="Times New Roman" w:eastAsia="宋体" w:hAnsi="Times New Roman" w:cs="Times New Roman" w:hint="eastAsia"/>
          <w:sz w:val="24"/>
          <w:szCs w:val="24"/>
        </w:rPr>
        <w:t>我们通常将人类从无到有地创造以前不存在的事物的能力称作创造力</w:t>
      </w:r>
      <w:r w:rsidR="00020F95">
        <w:rPr>
          <w:rFonts w:ascii="Times New Roman" w:eastAsia="宋体" w:hAnsi="Times New Roman" w:cs="Times New Roman" w:hint="eastAsia"/>
          <w:sz w:val="24"/>
          <w:szCs w:val="24"/>
        </w:rPr>
        <w:t>。进一步深入这一概念，</w:t>
      </w:r>
      <w:r w:rsidR="004E6507">
        <w:rPr>
          <w:rFonts w:ascii="Times New Roman" w:eastAsia="宋体" w:hAnsi="Times New Roman" w:cs="Times New Roman" w:hint="eastAsia"/>
          <w:sz w:val="24"/>
          <w:szCs w:val="24"/>
        </w:rPr>
        <w:t>我们发现</w:t>
      </w:r>
      <w:r w:rsidR="00020F95">
        <w:rPr>
          <w:rFonts w:ascii="Times New Roman" w:eastAsia="宋体" w:hAnsi="Times New Roman" w:cs="Times New Roman" w:hint="eastAsia"/>
          <w:sz w:val="24"/>
          <w:szCs w:val="24"/>
        </w:rPr>
        <w:t>，</w:t>
      </w:r>
      <w:r w:rsidR="004E6507" w:rsidRPr="004E6507">
        <w:rPr>
          <w:rFonts w:ascii="Times New Roman" w:eastAsia="宋体" w:hAnsi="Times New Roman" w:cs="Times New Roman" w:hint="eastAsia"/>
          <w:sz w:val="24"/>
          <w:szCs w:val="24"/>
        </w:rPr>
        <w:t>大多数情况下，这些</w:t>
      </w:r>
      <w:r w:rsidR="004E6507" w:rsidRPr="004E6507">
        <w:rPr>
          <w:rFonts w:ascii="Times New Roman" w:eastAsia="宋体" w:hAnsi="Times New Roman" w:cs="Times New Roman"/>
          <w:sz w:val="24"/>
          <w:szCs w:val="24"/>
        </w:rPr>
        <w:t xml:space="preserve"> "</w:t>
      </w:r>
      <w:r w:rsidR="004E6507" w:rsidRPr="004E6507">
        <w:rPr>
          <w:rFonts w:ascii="Times New Roman" w:eastAsia="宋体" w:hAnsi="Times New Roman" w:cs="Times New Roman"/>
          <w:sz w:val="24"/>
          <w:szCs w:val="24"/>
        </w:rPr>
        <w:t>创造</w:t>
      </w:r>
      <w:r w:rsidR="004E6507" w:rsidRPr="004E6507">
        <w:rPr>
          <w:rFonts w:ascii="Times New Roman" w:eastAsia="宋体" w:hAnsi="Times New Roman" w:cs="Times New Roman"/>
          <w:sz w:val="24"/>
          <w:szCs w:val="24"/>
        </w:rPr>
        <w:t xml:space="preserve"> "</w:t>
      </w:r>
      <w:r w:rsidR="004E6507" w:rsidRPr="004E6507">
        <w:rPr>
          <w:rFonts w:ascii="Times New Roman" w:eastAsia="宋体" w:hAnsi="Times New Roman" w:cs="Times New Roman"/>
          <w:sz w:val="24"/>
          <w:szCs w:val="24"/>
        </w:rPr>
        <w:t>的起点是已经存在</w:t>
      </w:r>
      <w:r w:rsidR="00FA438C">
        <w:rPr>
          <w:rFonts w:ascii="Times New Roman" w:eastAsia="宋体" w:hAnsi="Times New Roman" w:cs="Times New Roman" w:hint="eastAsia"/>
          <w:sz w:val="24"/>
          <w:szCs w:val="24"/>
        </w:rPr>
        <w:t>或至少可能已经存在</w:t>
      </w:r>
      <w:r w:rsidR="004E6507" w:rsidRPr="004E6507">
        <w:rPr>
          <w:rFonts w:ascii="Times New Roman" w:eastAsia="宋体" w:hAnsi="Times New Roman" w:cs="Times New Roman"/>
          <w:sz w:val="24"/>
          <w:szCs w:val="24"/>
        </w:rPr>
        <w:t>的概念，但</w:t>
      </w:r>
      <w:r w:rsidR="004E6507">
        <w:rPr>
          <w:rFonts w:ascii="Times New Roman" w:eastAsia="宋体" w:hAnsi="Times New Roman" w:cs="Times New Roman" w:hint="eastAsia"/>
          <w:sz w:val="24"/>
          <w:szCs w:val="24"/>
        </w:rPr>
        <w:t>尚未有人</w:t>
      </w:r>
      <w:r w:rsidR="004E6507" w:rsidRPr="004E6507">
        <w:rPr>
          <w:rFonts w:ascii="Times New Roman" w:eastAsia="宋体" w:hAnsi="Times New Roman" w:cs="Times New Roman"/>
          <w:sz w:val="24"/>
          <w:szCs w:val="24"/>
        </w:rPr>
        <w:t>将</w:t>
      </w:r>
      <w:r w:rsidR="00612450">
        <w:rPr>
          <w:rFonts w:ascii="Times New Roman" w:eastAsia="宋体" w:hAnsi="Times New Roman" w:cs="Times New Roman" w:hint="eastAsia"/>
          <w:sz w:val="24"/>
          <w:szCs w:val="24"/>
        </w:rPr>
        <w:t>这些概念在</w:t>
      </w:r>
      <w:r w:rsidR="00612450" w:rsidRPr="004E6507">
        <w:rPr>
          <w:rFonts w:ascii="Times New Roman" w:eastAsia="宋体" w:hAnsi="Times New Roman" w:cs="Times New Roman"/>
          <w:sz w:val="24"/>
          <w:szCs w:val="24"/>
        </w:rPr>
        <w:t>一个</w:t>
      </w:r>
      <w:r w:rsidR="00612450">
        <w:rPr>
          <w:rFonts w:ascii="Times New Roman" w:eastAsia="宋体" w:hAnsi="Times New Roman" w:cs="Times New Roman" w:hint="eastAsia"/>
          <w:sz w:val="24"/>
          <w:szCs w:val="24"/>
        </w:rPr>
        <w:t>特定的</w:t>
      </w:r>
      <w:r w:rsidR="00612450" w:rsidRPr="004E6507">
        <w:rPr>
          <w:rFonts w:ascii="Times New Roman" w:eastAsia="宋体" w:hAnsi="Times New Roman" w:cs="Times New Roman"/>
          <w:sz w:val="24"/>
          <w:szCs w:val="24"/>
        </w:rPr>
        <w:t>产品</w:t>
      </w:r>
      <w:r w:rsidR="00612450">
        <w:rPr>
          <w:rFonts w:ascii="Times New Roman" w:eastAsia="宋体" w:hAnsi="Times New Roman" w:cs="Times New Roman" w:hint="eastAsia"/>
          <w:sz w:val="24"/>
          <w:szCs w:val="24"/>
        </w:rPr>
        <w:t>中</w:t>
      </w:r>
      <w:r w:rsidR="004E6507" w:rsidRPr="004E6507">
        <w:rPr>
          <w:rFonts w:ascii="Times New Roman" w:eastAsia="宋体" w:hAnsi="Times New Roman" w:cs="Times New Roman"/>
          <w:sz w:val="24"/>
          <w:szCs w:val="24"/>
        </w:rPr>
        <w:t>明确地</w:t>
      </w:r>
      <w:r w:rsidR="00612450">
        <w:rPr>
          <w:rFonts w:ascii="Times New Roman" w:eastAsia="宋体" w:hAnsi="Times New Roman" w:cs="Times New Roman" w:hint="eastAsia"/>
          <w:sz w:val="24"/>
          <w:szCs w:val="24"/>
        </w:rPr>
        <w:t>建立联系</w:t>
      </w:r>
      <w:r w:rsidR="004E6507" w:rsidRPr="004E6507">
        <w:rPr>
          <w:rFonts w:ascii="Times New Roman" w:eastAsia="宋体" w:hAnsi="Times New Roman" w:cs="Times New Roman"/>
          <w:sz w:val="24"/>
          <w:szCs w:val="24"/>
        </w:rPr>
        <w:t>。</w:t>
      </w:r>
      <w:r w:rsidR="00246DEC">
        <w:rPr>
          <w:rFonts w:ascii="Times New Roman" w:eastAsia="宋体" w:hAnsi="Times New Roman" w:cs="Times New Roman" w:hint="eastAsia"/>
          <w:sz w:val="24"/>
          <w:szCs w:val="24"/>
        </w:rPr>
        <w:t>正是这种“新颖”的联系，</w:t>
      </w:r>
      <w:r w:rsidR="003916C8">
        <w:rPr>
          <w:rFonts w:ascii="Times New Roman" w:eastAsia="宋体" w:hAnsi="Times New Roman" w:cs="Times New Roman" w:hint="eastAsia"/>
          <w:sz w:val="24"/>
          <w:szCs w:val="24"/>
        </w:rPr>
        <w:t>为我们带来了</w:t>
      </w:r>
      <w:r w:rsidR="00861112">
        <w:rPr>
          <w:rFonts w:ascii="Times New Roman" w:eastAsia="宋体" w:hAnsi="Times New Roman" w:cs="Times New Roman" w:hint="eastAsia"/>
          <w:sz w:val="24"/>
          <w:szCs w:val="24"/>
        </w:rPr>
        <w:t>诸如梵高的《星空》等艺术作品：</w:t>
      </w:r>
      <w:r w:rsidR="008E01D4">
        <w:rPr>
          <w:rFonts w:ascii="Times New Roman" w:eastAsia="宋体" w:hAnsi="Times New Roman" w:cs="Times New Roman" w:hint="eastAsia"/>
          <w:sz w:val="24"/>
          <w:szCs w:val="24"/>
        </w:rPr>
        <w:t>每个人都看过星空与漩涡</w:t>
      </w:r>
      <w:r w:rsidR="000A0BB6">
        <w:rPr>
          <w:rFonts w:ascii="Times New Roman" w:eastAsia="宋体" w:hAnsi="Times New Roman" w:cs="Times New Roman" w:hint="eastAsia"/>
          <w:sz w:val="24"/>
          <w:szCs w:val="24"/>
        </w:rPr>
        <w:t>，但从未有人用漩涡的形态来绘制星空。</w:t>
      </w:r>
    </w:p>
    <w:p w14:paraId="5A4A407C" w14:textId="2C8663D8" w:rsidR="00DB3945" w:rsidRDefault="000A0BB6"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在心理学研究中，</w:t>
      </w:r>
      <w:r w:rsidR="00B860DE">
        <w:rPr>
          <w:rFonts w:ascii="Times New Roman" w:eastAsia="宋体" w:hAnsi="Times New Roman" w:cs="Times New Roman" w:hint="eastAsia"/>
          <w:sz w:val="24"/>
          <w:szCs w:val="24"/>
        </w:rPr>
        <w:t>创造力</w:t>
      </w:r>
      <w:r w:rsidR="00F3477D">
        <w:rPr>
          <w:rFonts w:ascii="Times New Roman" w:eastAsia="宋体" w:hAnsi="Times New Roman" w:cs="Times New Roman" w:hint="eastAsia"/>
          <w:sz w:val="24"/>
          <w:szCs w:val="24"/>
        </w:rPr>
        <w:t>作为一个抽象的构念</w:t>
      </w:r>
      <w:r w:rsidR="00AE749B">
        <w:rPr>
          <w:rFonts w:ascii="Times New Roman" w:eastAsia="宋体" w:hAnsi="Times New Roman" w:cs="Times New Roman" w:hint="eastAsia"/>
          <w:sz w:val="24"/>
          <w:szCs w:val="24"/>
        </w:rPr>
        <w:t>，研究者们对</w:t>
      </w:r>
      <w:r w:rsidR="00B860DE">
        <w:rPr>
          <w:rFonts w:ascii="Times New Roman" w:eastAsia="宋体" w:hAnsi="Times New Roman" w:cs="Times New Roman" w:hint="eastAsia"/>
          <w:sz w:val="24"/>
          <w:szCs w:val="24"/>
        </w:rPr>
        <w:t>其</w:t>
      </w:r>
      <w:r w:rsidR="00AE749B">
        <w:rPr>
          <w:rFonts w:ascii="Times New Roman" w:eastAsia="宋体" w:hAnsi="Times New Roman" w:cs="Times New Roman" w:hint="eastAsia"/>
          <w:sz w:val="24"/>
          <w:szCs w:val="24"/>
        </w:rPr>
        <w:t>概念定义</w:t>
      </w:r>
      <w:r w:rsidR="004534D0">
        <w:rPr>
          <w:rFonts w:ascii="Times New Roman" w:eastAsia="宋体" w:hAnsi="Times New Roman" w:cs="Times New Roman" w:hint="eastAsia"/>
          <w:sz w:val="24"/>
          <w:szCs w:val="24"/>
        </w:rPr>
        <w:t>尚</w:t>
      </w:r>
      <w:r w:rsidR="00AE749B">
        <w:rPr>
          <w:rFonts w:ascii="Times New Roman" w:eastAsia="宋体" w:hAnsi="Times New Roman" w:cs="Times New Roman" w:hint="eastAsia"/>
          <w:sz w:val="24"/>
          <w:szCs w:val="24"/>
        </w:rPr>
        <w:t>未达成一致，并由于其概念的多维性与复杂性，研究者们创造了诸多模型</w:t>
      </w:r>
      <w:r w:rsidR="00E41274">
        <w:rPr>
          <w:rFonts w:ascii="Times New Roman" w:eastAsia="宋体" w:hAnsi="Times New Roman" w:cs="Times New Roman" w:hint="eastAsia"/>
          <w:sz w:val="24"/>
          <w:szCs w:val="24"/>
        </w:rPr>
        <w:t>以描述或概括这一概念。</w:t>
      </w:r>
      <w:r w:rsidR="008F5D88">
        <w:rPr>
          <w:rFonts w:ascii="Times New Roman" w:eastAsia="宋体" w:hAnsi="Times New Roman" w:cs="Times New Roman" w:hint="eastAsia"/>
          <w:sz w:val="24"/>
          <w:szCs w:val="24"/>
        </w:rPr>
        <w:t>例如</w:t>
      </w:r>
      <w:r w:rsidR="00C601C5">
        <w:rPr>
          <w:rFonts w:ascii="Times New Roman" w:eastAsia="宋体" w:hAnsi="Times New Roman" w:cs="Times New Roman" w:hint="eastAsia"/>
          <w:sz w:val="24"/>
          <w:szCs w:val="24"/>
        </w:rPr>
        <w:t>Rhodes</w:t>
      </w:r>
      <w:r w:rsidR="00CB6EA8">
        <w:rPr>
          <w:rFonts w:ascii="Times New Roman" w:eastAsia="宋体" w:hAnsi="Times New Roman" w:cs="Times New Roman" w:hint="eastAsia"/>
          <w:sz w:val="24"/>
          <w:szCs w:val="24"/>
        </w:rPr>
        <w:t>在</w:t>
      </w:r>
      <w:r w:rsidR="00CB6EA8">
        <w:rPr>
          <w:rFonts w:ascii="Times New Roman" w:eastAsia="宋体" w:hAnsi="Times New Roman" w:cs="Times New Roman" w:hint="eastAsia"/>
          <w:sz w:val="24"/>
          <w:szCs w:val="24"/>
        </w:rPr>
        <w:t>1</w:t>
      </w:r>
      <w:r w:rsidR="00CB6EA8">
        <w:rPr>
          <w:rFonts w:ascii="Times New Roman" w:eastAsia="宋体" w:hAnsi="Times New Roman" w:cs="Times New Roman"/>
          <w:sz w:val="24"/>
          <w:szCs w:val="24"/>
        </w:rPr>
        <w:t>961</w:t>
      </w:r>
      <w:r w:rsidR="00CB6EA8">
        <w:rPr>
          <w:rFonts w:ascii="Times New Roman" w:eastAsia="宋体" w:hAnsi="Times New Roman" w:cs="Times New Roman" w:hint="eastAsia"/>
          <w:sz w:val="24"/>
          <w:szCs w:val="24"/>
        </w:rPr>
        <w:t>年提出</w:t>
      </w:r>
      <w:r w:rsidR="006F1A97">
        <w:rPr>
          <w:rFonts w:ascii="Times New Roman" w:eastAsia="宋体" w:hAnsi="Times New Roman" w:cs="Times New Roman" w:hint="eastAsia"/>
          <w:sz w:val="24"/>
          <w:szCs w:val="24"/>
        </w:rPr>
        <w:t>了创造力的</w:t>
      </w:r>
      <w:r w:rsidR="006F1A97">
        <w:rPr>
          <w:rFonts w:ascii="Times New Roman" w:eastAsia="宋体" w:hAnsi="Times New Roman" w:cs="Times New Roman" w:hint="eastAsia"/>
          <w:sz w:val="24"/>
          <w:szCs w:val="24"/>
        </w:rPr>
        <w:t>4</w:t>
      </w:r>
      <w:r w:rsidR="006F1A97">
        <w:rPr>
          <w:rFonts w:ascii="Times New Roman" w:eastAsia="宋体" w:hAnsi="Times New Roman" w:cs="Times New Roman"/>
          <w:sz w:val="24"/>
          <w:szCs w:val="24"/>
        </w:rPr>
        <w:t>P</w:t>
      </w:r>
      <w:r w:rsidR="006F1A97">
        <w:rPr>
          <w:rFonts w:ascii="Times New Roman" w:eastAsia="宋体" w:hAnsi="Times New Roman" w:cs="Times New Roman" w:hint="eastAsia"/>
          <w:sz w:val="24"/>
          <w:szCs w:val="24"/>
        </w:rPr>
        <w:t>模型</w:t>
      </w:r>
      <w:r w:rsidR="006F1A97">
        <w:rPr>
          <w:rFonts w:ascii="Times New Roman" w:eastAsia="宋体" w:hAnsi="Times New Roman" w:cs="Times New Roman" w:hint="eastAsia"/>
          <w:sz w:val="24"/>
          <w:szCs w:val="24"/>
        </w:rPr>
        <w:t>(</w:t>
      </w:r>
      <w:r w:rsidR="006F1A97">
        <w:rPr>
          <w:rFonts w:ascii="Times New Roman" w:eastAsia="宋体" w:hAnsi="Times New Roman" w:cs="Times New Roman"/>
          <w:sz w:val="24"/>
          <w:szCs w:val="24"/>
        </w:rPr>
        <w:t>4 “P’s” of creativity)</w:t>
      </w:r>
      <w:r w:rsidR="006F1A97">
        <w:rPr>
          <w:rFonts w:ascii="Times New Roman" w:eastAsia="宋体" w:hAnsi="Times New Roman" w:cs="Times New Roman" w:hint="eastAsia"/>
          <w:sz w:val="24"/>
          <w:szCs w:val="24"/>
        </w:rPr>
        <w:t>，认为应当从</w:t>
      </w:r>
      <w:r w:rsidR="00C33F3B">
        <w:rPr>
          <w:rFonts w:ascii="Times New Roman" w:eastAsia="宋体" w:hAnsi="Times New Roman" w:cs="Times New Roman" w:hint="eastAsia"/>
          <w:sz w:val="24"/>
          <w:szCs w:val="24"/>
        </w:rPr>
        <w:t>个人</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person)</w:t>
      </w:r>
      <w:r w:rsidR="00C33F3B">
        <w:rPr>
          <w:rFonts w:ascii="Times New Roman" w:eastAsia="宋体" w:hAnsi="Times New Roman" w:cs="Times New Roman" w:hint="eastAsia"/>
          <w:sz w:val="24"/>
          <w:szCs w:val="24"/>
        </w:rPr>
        <w:t>、过程</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process)</w:t>
      </w:r>
      <w:r w:rsidR="00C33F3B">
        <w:rPr>
          <w:rFonts w:ascii="Times New Roman" w:eastAsia="宋体" w:hAnsi="Times New Roman" w:cs="Times New Roman" w:hint="eastAsia"/>
          <w:sz w:val="24"/>
          <w:szCs w:val="24"/>
        </w:rPr>
        <w:t>、产物</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product)</w:t>
      </w:r>
      <w:r w:rsidR="00C33F3B">
        <w:rPr>
          <w:rFonts w:ascii="Times New Roman" w:eastAsia="宋体" w:hAnsi="Times New Roman" w:cs="Times New Roman" w:hint="eastAsia"/>
          <w:sz w:val="24"/>
          <w:szCs w:val="24"/>
        </w:rPr>
        <w:t>与</w:t>
      </w:r>
      <w:r w:rsidR="00E323DB">
        <w:rPr>
          <w:rFonts w:ascii="Times New Roman" w:eastAsia="宋体" w:hAnsi="Times New Roman" w:cs="Times New Roman" w:hint="eastAsia"/>
          <w:sz w:val="24"/>
          <w:szCs w:val="24"/>
        </w:rPr>
        <w:t>环境媒介</w:t>
      </w:r>
      <w:r w:rsidR="00E323DB">
        <w:rPr>
          <w:rFonts w:ascii="Times New Roman" w:eastAsia="宋体" w:hAnsi="Times New Roman" w:cs="Times New Roman" w:hint="eastAsia"/>
          <w:sz w:val="24"/>
          <w:szCs w:val="24"/>
        </w:rPr>
        <w:t>(</w:t>
      </w:r>
      <w:r w:rsidR="00E323DB">
        <w:rPr>
          <w:rFonts w:ascii="Times New Roman" w:eastAsia="宋体" w:hAnsi="Times New Roman" w:cs="Times New Roman"/>
          <w:sz w:val="24"/>
          <w:szCs w:val="24"/>
        </w:rPr>
        <w:t>press)</w:t>
      </w:r>
      <w:r w:rsidR="00E323DB">
        <w:rPr>
          <w:rFonts w:ascii="Times New Roman" w:eastAsia="宋体" w:hAnsi="Times New Roman" w:cs="Times New Roman" w:hint="eastAsia"/>
          <w:sz w:val="24"/>
          <w:szCs w:val="24"/>
        </w:rPr>
        <w:t>四个</w:t>
      </w:r>
      <w:r w:rsidR="00FD39E7">
        <w:rPr>
          <w:rFonts w:ascii="Times New Roman" w:eastAsia="宋体" w:hAnsi="Times New Roman" w:cs="Times New Roman" w:hint="eastAsia"/>
          <w:sz w:val="24"/>
          <w:szCs w:val="24"/>
        </w:rPr>
        <w:t>视角</w:t>
      </w:r>
      <w:r w:rsidR="00E323DB">
        <w:rPr>
          <w:rFonts w:ascii="Times New Roman" w:eastAsia="宋体" w:hAnsi="Times New Roman" w:cs="Times New Roman" w:hint="eastAsia"/>
          <w:sz w:val="24"/>
          <w:szCs w:val="24"/>
        </w:rPr>
        <w:t>定义创造力；而</w:t>
      </w:r>
      <w:r w:rsidR="00053757" w:rsidRPr="00053757">
        <w:rPr>
          <w:rFonts w:ascii="Times New Roman" w:eastAsia="宋体" w:hAnsi="Times New Roman" w:cs="Times New Roman"/>
          <w:sz w:val="24"/>
          <w:szCs w:val="24"/>
        </w:rPr>
        <w:t>Kaufma</w:t>
      </w:r>
      <w:r w:rsidR="00053757">
        <w:rPr>
          <w:rFonts w:ascii="Times New Roman" w:eastAsia="宋体" w:hAnsi="Times New Roman" w:cs="Times New Roman" w:hint="eastAsia"/>
          <w:sz w:val="24"/>
          <w:szCs w:val="24"/>
        </w:rPr>
        <w:t>n</w:t>
      </w:r>
      <w:r w:rsidR="00053757">
        <w:rPr>
          <w:rFonts w:ascii="Times New Roman" w:eastAsia="宋体" w:hAnsi="Times New Roman" w:cs="Times New Roman" w:hint="eastAsia"/>
          <w:sz w:val="24"/>
          <w:szCs w:val="24"/>
        </w:rPr>
        <w:t>与</w:t>
      </w:r>
      <w:r w:rsidR="00053757" w:rsidRPr="00053757">
        <w:rPr>
          <w:rFonts w:ascii="Times New Roman" w:eastAsia="宋体" w:hAnsi="Times New Roman" w:cs="Times New Roman"/>
          <w:sz w:val="24"/>
          <w:szCs w:val="24"/>
        </w:rPr>
        <w:t xml:space="preserve"> Beghetto</w:t>
      </w:r>
      <w:r w:rsidR="0012185B">
        <w:rPr>
          <w:rFonts w:ascii="Times New Roman" w:eastAsia="宋体" w:hAnsi="Times New Roman" w:cs="Times New Roman" w:hint="eastAsia"/>
          <w:sz w:val="24"/>
          <w:szCs w:val="24"/>
        </w:rPr>
        <w:t>在</w:t>
      </w:r>
      <w:r w:rsidR="00053757" w:rsidRPr="00053757">
        <w:rPr>
          <w:rFonts w:ascii="Times New Roman" w:eastAsia="宋体" w:hAnsi="Times New Roman" w:cs="Times New Roman"/>
          <w:sz w:val="24"/>
          <w:szCs w:val="24"/>
        </w:rPr>
        <w:t>2009</w:t>
      </w:r>
      <w:r w:rsidR="0012185B">
        <w:rPr>
          <w:rFonts w:ascii="Times New Roman" w:eastAsia="宋体" w:hAnsi="Times New Roman" w:cs="Times New Roman" w:hint="eastAsia"/>
          <w:sz w:val="24"/>
          <w:szCs w:val="24"/>
        </w:rPr>
        <w:t>年提出</w:t>
      </w:r>
      <w:r w:rsidR="00432A12">
        <w:rPr>
          <w:rFonts w:ascii="Times New Roman" w:eastAsia="宋体" w:hAnsi="Times New Roman" w:cs="Times New Roman"/>
          <w:sz w:val="24"/>
          <w:szCs w:val="24"/>
        </w:rPr>
        <w:t>4C</w:t>
      </w:r>
      <w:r w:rsidR="00432A12">
        <w:rPr>
          <w:rFonts w:ascii="Times New Roman" w:eastAsia="宋体" w:hAnsi="Times New Roman" w:cs="Times New Roman" w:hint="eastAsia"/>
          <w:sz w:val="24"/>
          <w:szCs w:val="24"/>
        </w:rPr>
        <w:t>模型</w:t>
      </w:r>
      <w:r w:rsidR="006F1A97">
        <w:rPr>
          <w:rFonts w:ascii="Times New Roman" w:eastAsia="宋体" w:hAnsi="Times New Roman" w:cs="Times New Roman" w:hint="eastAsia"/>
          <w:sz w:val="24"/>
          <w:szCs w:val="24"/>
        </w:rPr>
        <w:t>(</w:t>
      </w:r>
      <w:r w:rsidR="00432A12">
        <w:rPr>
          <w:rFonts w:ascii="Times New Roman" w:eastAsia="宋体" w:hAnsi="Times New Roman" w:cs="Times New Roman"/>
          <w:sz w:val="24"/>
          <w:szCs w:val="24"/>
        </w:rPr>
        <w:t>Four</w:t>
      </w:r>
      <w:r w:rsidR="00E57EDA">
        <w:rPr>
          <w:rFonts w:ascii="Times New Roman" w:eastAsia="宋体" w:hAnsi="Times New Roman" w:cs="Times New Roman"/>
          <w:sz w:val="24"/>
          <w:szCs w:val="24"/>
        </w:rPr>
        <w:t xml:space="preserve"> </w:t>
      </w:r>
      <w:r w:rsidR="00432A12">
        <w:rPr>
          <w:rFonts w:ascii="Times New Roman" w:eastAsia="宋体" w:hAnsi="Times New Roman" w:cs="Times New Roman"/>
          <w:sz w:val="24"/>
          <w:szCs w:val="24"/>
        </w:rPr>
        <w:t>C model</w:t>
      </w:r>
      <w:r w:rsidR="006F1A97">
        <w:rPr>
          <w:rFonts w:ascii="Times New Roman" w:eastAsia="宋体" w:hAnsi="Times New Roman" w:cs="Times New Roman" w:hint="eastAsia"/>
          <w:sz w:val="24"/>
          <w:szCs w:val="24"/>
        </w:rPr>
        <w:t>)</w:t>
      </w:r>
      <w:r w:rsidR="00432A12">
        <w:rPr>
          <w:rFonts w:ascii="Times New Roman" w:eastAsia="宋体" w:hAnsi="Times New Roman" w:cs="Times New Roman" w:hint="eastAsia"/>
          <w:sz w:val="24"/>
          <w:szCs w:val="24"/>
        </w:rPr>
        <w:t>，</w:t>
      </w:r>
      <w:r w:rsidR="00063E79">
        <w:rPr>
          <w:rFonts w:ascii="Times New Roman" w:eastAsia="宋体" w:hAnsi="Times New Roman" w:cs="Times New Roman" w:hint="eastAsia"/>
          <w:sz w:val="24"/>
          <w:szCs w:val="24"/>
        </w:rPr>
        <w:t>将</w:t>
      </w:r>
      <w:r w:rsidR="009E49A8">
        <w:rPr>
          <w:rFonts w:ascii="Times New Roman" w:eastAsia="宋体" w:hAnsi="Times New Roman" w:cs="Times New Roman" w:hint="eastAsia"/>
          <w:sz w:val="24"/>
          <w:szCs w:val="24"/>
        </w:rPr>
        <w:t>创造力</w:t>
      </w:r>
      <w:r w:rsidR="00063E79">
        <w:rPr>
          <w:rFonts w:ascii="Times New Roman" w:eastAsia="宋体" w:hAnsi="Times New Roman" w:cs="Times New Roman" w:hint="eastAsia"/>
          <w:sz w:val="24"/>
          <w:szCs w:val="24"/>
        </w:rPr>
        <w:t>概念</w:t>
      </w:r>
      <w:r w:rsidR="002001CB">
        <w:rPr>
          <w:rFonts w:ascii="Times New Roman" w:eastAsia="宋体" w:hAnsi="Times New Roman" w:cs="Times New Roman" w:hint="eastAsia"/>
          <w:sz w:val="24"/>
          <w:szCs w:val="24"/>
        </w:rPr>
        <w:t>依照创造产物的</w:t>
      </w:r>
      <w:r w:rsidR="00FC103D">
        <w:rPr>
          <w:rFonts w:ascii="Times New Roman" w:eastAsia="宋体" w:hAnsi="Times New Roman" w:cs="Times New Roman" w:hint="eastAsia"/>
          <w:sz w:val="24"/>
          <w:szCs w:val="24"/>
        </w:rPr>
        <w:t>价值不同</w:t>
      </w:r>
      <w:r w:rsidR="00063E79">
        <w:rPr>
          <w:rFonts w:ascii="Times New Roman" w:eastAsia="宋体" w:hAnsi="Times New Roman" w:cs="Times New Roman" w:hint="eastAsia"/>
          <w:sz w:val="24"/>
          <w:szCs w:val="24"/>
        </w:rPr>
        <w:t>区分出四个不同的</w:t>
      </w:r>
      <w:r w:rsidR="002001CB">
        <w:rPr>
          <w:rFonts w:ascii="Times New Roman" w:eastAsia="宋体" w:hAnsi="Times New Roman" w:cs="Times New Roman" w:hint="eastAsia"/>
          <w:sz w:val="24"/>
          <w:szCs w:val="24"/>
        </w:rPr>
        <w:t>层次</w:t>
      </w:r>
      <w:r w:rsidR="00063E79">
        <w:rPr>
          <w:rFonts w:ascii="Times New Roman" w:eastAsia="宋体" w:hAnsi="Times New Roman" w:cs="Times New Roman" w:hint="eastAsia"/>
          <w:sz w:val="24"/>
          <w:szCs w:val="24"/>
        </w:rPr>
        <w:t>加以概括描述</w:t>
      </w:r>
      <w:r w:rsidR="00FC103D">
        <w:rPr>
          <w:rFonts w:ascii="Times New Roman" w:eastAsia="宋体" w:hAnsi="Times New Roman" w:cs="Times New Roman" w:hint="eastAsia"/>
          <w:sz w:val="24"/>
          <w:szCs w:val="24"/>
        </w:rPr>
        <w:t>。</w:t>
      </w:r>
    </w:p>
    <w:p w14:paraId="206AEB8A" w14:textId="4526AAC8" w:rsidR="00297F5A" w:rsidRDefault="00297F5A"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尽管在创造力研究中对于</w:t>
      </w:r>
      <w:r w:rsidR="0061425D">
        <w:rPr>
          <w:rFonts w:ascii="Times New Roman" w:eastAsia="宋体" w:hAnsi="Times New Roman" w:cs="Times New Roman" w:hint="eastAsia"/>
          <w:sz w:val="24"/>
          <w:szCs w:val="24"/>
        </w:rPr>
        <w:t>哪些维度与</w:t>
      </w:r>
      <w:r w:rsidR="00CF65B4">
        <w:rPr>
          <w:rFonts w:ascii="Times New Roman" w:eastAsia="宋体" w:hAnsi="Times New Roman" w:cs="Times New Roman" w:hint="eastAsia"/>
          <w:sz w:val="24"/>
          <w:szCs w:val="24"/>
        </w:rPr>
        <w:t>特征定义了</w:t>
      </w:r>
      <w:r>
        <w:rPr>
          <w:rFonts w:ascii="Times New Roman" w:eastAsia="宋体" w:hAnsi="Times New Roman" w:cs="Times New Roman" w:hint="eastAsia"/>
          <w:sz w:val="24"/>
          <w:szCs w:val="24"/>
        </w:rPr>
        <w:t>创造</w:t>
      </w:r>
      <w:r w:rsidR="00CF65B4">
        <w:rPr>
          <w:rFonts w:ascii="Times New Roman" w:eastAsia="宋体" w:hAnsi="Times New Roman" w:cs="Times New Roman" w:hint="eastAsia"/>
          <w:sz w:val="24"/>
          <w:szCs w:val="24"/>
        </w:rPr>
        <w:t>力</w:t>
      </w:r>
      <w:r>
        <w:rPr>
          <w:rFonts w:ascii="Times New Roman" w:eastAsia="宋体" w:hAnsi="Times New Roman" w:cs="Times New Roman" w:hint="eastAsia"/>
          <w:sz w:val="24"/>
          <w:szCs w:val="24"/>
        </w:rPr>
        <w:t>仍存在诸多差异</w:t>
      </w:r>
      <w:r>
        <w:rPr>
          <w:rFonts w:ascii="Times New Roman" w:eastAsia="宋体" w:hAnsi="Times New Roman" w:cs="Times New Roman" w:hint="eastAsia"/>
          <w:sz w:val="24"/>
          <w:szCs w:val="24"/>
        </w:rPr>
        <w:t>(e.g., Amabile, 1990; Boden, 200</w:t>
      </w:r>
      <w:r w:rsidR="00105FEA">
        <w:rPr>
          <w:rFonts w:ascii="Times New Roman" w:eastAsia="宋体" w:hAnsi="Times New Roman" w:cs="Times New Roman"/>
          <w:sz w:val="24"/>
          <w:szCs w:val="24"/>
        </w:rPr>
        <w:t>4</w:t>
      </w:r>
      <w:r>
        <w:rPr>
          <w:rFonts w:ascii="Times New Roman" w:eastAsia="宋体" w:hAnsi="Times New Roman" w:cs="Times New Roman" w:hint="eastAsia"/>
          <w:sz w:val="24"/>
          <w:szCs w:val="24"/>
        </w:rPr>
        <w:t>; Dietrich, 2004; Finke et al., 1992; Hennessey &amp; Amabile, 2010)</w:t>
      </w:r>
      <w:r w:rsidR="0054450D">
        <w:rPr>
          <w:rFonts w:ascii="Times New Roman" w:eastAsia="宋体" w:hAnsi="Times New Roman" w:cs="Times New Roman" w:hint="eastAsia"/>
          <w:sz w:val="24"/>
          <w:szCs w:val="24"/>
        </w:rPr>
        <w:t>，</w:t>
      </w:r>
      <w:r w:rsidR="00931592">
        <w:rPr>
          <w:rFonts w:ascii="Times New Roman" w:eastAsia="宋体" w:hAnsi="Times New Roman" w:cs="Times New Roman" w:hint="eastAsia"/>
          <w:sz w:val="24"/>
          <w:szCs w:val="24"/>
        </w:rPr>
        <w:t>在创造力概念的诸多维度中，有两个维度得到了极多的关注</w:t>
      </w:r>
      <w:r w:rsidR="00A71AF8">
        <w:rPr>
          <w:rFonts w:ascii="Times New Roman" w:eastAsia="宋体" w:hAnsi="Times New Roman" w:cs="Times New Roman" w:hint="eastAsia"/>
          <w:sz w:val="24"/>
          <w:szCs w:val="24"/>
        </w:rPr>
        <w:t>与认可</w:t>
      </w:r>
      <w:r w:rsidR="003F5F89">
        <w:rPr>
          <w:rFonts w:ascii="Times New Roman" w:eastAsia="宋体" w:hAnsi="Times New Roman" w:cs="Times New Roman" w:hint="eastAsia"/>
          <w:sz w:val="24"/>
          <w:szCs w:val="24"/>
        </w:rPr>
        <w:t>(</w:t>
      </w:r>
      <w:r w:rsidR="003F5F89" w:rsidRPr="003F5F89">
        <w:rPr>
          <w:rFonts w:ascii="Times New Roman" w:eastAsia="宋体" w:hAnsi="Times New Roman" w:cs="Times New Roman"/>
          <w:sz w:val="24"/>
          <w:szCs w:val="24"/>
        </w:rPr>
        <w:t xml:space="preserve">Jordanous </w:t>
      </w:r>
      <w:r w:rsidR="003F5F89">
        <w:rPr>
          <w:rFonts w:ascii="Times New Roman" w:eastAsia="宋体" w:hAnsi="Times New Roman" w:cs="Times New Roman"/>
          <w:sz w:val="24"/>
          <w:szCs w:val="24"/>
        </w:rPr>
        <w:t>&amp;</w:t>
      </w:r>
      <w:r w:rsidR="003F5F89" w:rsidRPr="003F5F89">
        <w:rPr>
          <w:rFonts w:ascii="Times New Roman" w:eastAsia="宋体" w:hAnsi="Times New Roman" w:cs="Times New Roman"/>
          <w:sz w:val="24"/>
          <w:szCs w:val="24"/>
        </w:rPr>
        <w:t xml:space="preserve"> Keller, 2012, 2016</w:t>
      </w:r>
      <w:r w:rsidR="003F5F89">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16301C">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第一个</w:t>
      </w:r>
      <w:r w:rsidR="0016301C">
        <w:rPr>
          <w:rFonts w:ascii="Times New Roman" w:eastAsia="宋体" w:hAnsi="Times New Roman" w:cs="Times New Roman" w:hint="eastAsia"/>
          <w:sz w:val="24"/>
          <w:szCs w:val="24"/>
        </w:rPr>
        <w:t>维度</w:t>
      </w:r>
      <w:r>
        <w:rPr>
          <w:rFonts w:ascii="Times New Roman" w:eastAsia="宋体" w:hAnsi="Times New Roman" w:cs="Times New Roman" w:hint="eastAsia"/>
          <w:sz w:val="24"/>
          <w:szCs w:val="24"/>
        </w:rPr>
        <w:t>为新颖</w:t>
      </w:r>
      <w:r>
        <w:rPr>
          <w:rFonts w:ascii="Times New Roman" w:eastAsia="宋体" w:hAnsi="Times New Roman" w:cs="Times New Roman" w:hint="eastAsia"/>
          <w:sz w:val="24"/>
          <w:szCs w:val="24"/>
        </w:rPr>
        <w:t>(novel)</w:t>
      </w:r>
      <w:r>
        <w:rPr>
          <w:rFonts w:ascii="Times New Roman" w:eastAsia="宋体" w:hAnsi="Times New Roman" w:cs="Times New Roman" w:hint="eastAsia"/>
          <w:sz w:val="24"/>
          <w:szCs w:val="24"/>
        </w:rPr>
        <w:t>或不寻常</w:t>
      </w:r>
      <w:r>
        <w:rPr>
          <w:rFonts w:ascii="Times New Roman" w:eastAsia="宋体" w:hAnsi="Times New Roman" w:cs="Times New Roman" w:hint="eastAsia"/>
          <w:sz w:val="24"/>
          <w:szCs w:val="24"/>
        </w:rPr>
        <w:t>(unusual)</w:t>
      </w:r>
      <w:r>
        <w:rPr>
          <w:rFonts w:ascii="Times New Roman" w:eastAsia="宋体" w:hAnsi="Times New Roman" w:cs="Times New Roman" w:hint="eastAsia"/>
          <w:sz w:val="24"/>
          <w:szCs w:val="24"/>
        </w:rPr>
        <w:t>，第二个</w:t>
      </w:r>
      <w:r w:rsidR="0016301C">
        <w:rPr>
          <w:rFonts w:ascii="Times New Roman" w:eastAsia="宋体" w:hAnsi="Times New Roman" w:cs="Times New Roman" w:hint="eastAsia"/>
          <w:sz w:val="24"/>
          <w:szCs w:val="24"/>
        </w:rPr>
        <w:t>维度</w:t>
      </w:r>
      <w:r>
        <w:rPr>
          <w:rFonts w:ascii="Times New Roman" w:eastAsia="宋体" w:hAnsi="Times New Roman" w:cs="Times New Roman" w:hint="eastAsia"/>
          <w:sz w:val="24"/>
          <w:szCs w:val="24"/>
        </w:rPr>
        <w:t>为</w:t>
      </w:r>
      <w:r w:rsidR="00AA35D3">
        <w:rPr>
          <w:rFonts w:ascii="Times New Roman" w:eastAsia="宋体" w:hAnsi="Times New Roman" w:cs="Times New Roman" w:hint="eastAsia"/>
          <w:sz w:val="24"/>
          <w:szCs w:val="24"/>
        </w:rPr>
        <w:t>有用</w:t>
      </w:r>
      <w:r>
        <w:rPr>
          <w:rFonts w:ascii="Times New Roman" w:eastAsia="宋体" w:hAnsi="Times New Roman" w:cs="Times New Roman" w:hint="eastAsia"/>
          <w:sz w:val="24"/>
          <w:szCs w:val="24"/>
        </w:rPr>
        <w:t>(</w:t>
      </w:r>
      <w:r w:rsidR="00AA35D3">
        <w:rPr>
          <w:rFonts w:ascii="Times New Roman" w:eastAsia="宋体" w:hAnsi="Times New Roman" w:cs="Times New Roman" w:hint="eastAsia"/>
          <w:sz w:val="24"/>
          <w:szCs w:val="24"/>
        </w:rPr>
        <w:t>usefulness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或有意义</w:t>
      </w:r>
      <w:r>
        <w:rPr>
          <w:rFonts w:ascii="Times New Roman" w:eastAsia="宋体" w:hAnsi="Times New Roman" w:cs="Times New Roman" w:hint="eastAsia"/>
          <w:sz w:val="24"/>
          <w:szCs w:val="24"/>
        </w:rPr>
        <w:t>(meaningful)</w:t>
      </w:r>
      <w:r>
        <w:rPr>
          <w:rFonts w:ascii="Times New Roman" w:eastAsia="宋体" w:hAnsi="Times New Roman" w:cs="Times New Roman" w:hint="eastAsia"/>
          <w:sz w:val="24"/>
          <w:szCs w:val="24"/>
        </w:rPr>
        <w:t>，只有当某一</w:t>
      </w:r>
      <w:r w:rsidR="00DA0E78">
        <w:rPr>
          <w:rFonts w:ascii="Times New Roman" w:eastAsia="宋体" w:hAnsi="Times New Roman" w:cs="Times New Roman" w:hint="eastAsia"/>
          <w:sz w:val="24"/>
          <w:szCs w:val="24"/>
        </w:rPr>
        <w:t>概念</w:t>
      </w:r>
      <w:r>
        <w:rPr>
          <w:rFonts w:ascii="Times New Roman" w:eastAsia="宋体" w:hAnsi="Times New Roman" w:cs="Times New Roman" w:hint="eastAsia"/>
          <w:sz w:val="24"/>
          <w:szCs w:val="24"/>
        </w:rPr>
        <w:t>既新颖</w:t>
      </w:r>
      <w:r w:rsidR="005E2F4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又</w:t>
      </w:r>
      <w:r w:rsidR="005E2F42">
        <w:rPr>
          <w:rFonts w:ascii="Times New Roman" w:eastAsia="宋体" w:hAnsi="Times New Roman" w:cs="Times New Roman" w:hint="eastAsia"/>
          <w:sz w:val="24"/>
          <w:szCs w:val="24"/>
        </w:rPr>
        <w:t>符合</w:t>
      </w:r>
      <w:r>
        <w:rPr>
          <w:rFonts w:ascii="Times New Roman" w:eastAsia="宋体" w:hAnsi="Times New Roman" w:cs="Times New Roman" w:hint="eastAsia"/>
          <w:sz w:val="24"/>
          <w:szCs w:val="24"/>
        </w:rPr>
        <w:t>其</w:t>
      </w:r>
      <w:r w:rsidR="00AC6CEB">
        <w:rPr>
          <w:rFonts w:ascii="Times New Roman" w:eastAsia="宋体" w:hAnsi="Times New Roman" w:cs="Times New Roman" w:hint="eastAsia"/>
          <w:sz w:val="24"/>
          <w:szCs w:val="24"/>
        </w:rPr>
        <w:t>创造环境</w:t>
      </w:r>
      <w:r>
        <w:rPr>
          <w:rFonts w:ascii="Times New Roman" w:eastAsia="宋体" w:hAnsi="Times New Roman" w:cs="Times New Roman" w:hint="eastAsia"/>
          <w:sz w:val="24"/>
          <w:szCs w:val="24"/>
        </w:rPr>
        <w:t>的要求</w:t>
      </w:r>
      <w:r w:rsidR="00AC6CEB">
        <w:rPr>
          <w:rFonts w:ascii="Times New Roman" w:eastAsia="宋体" w:hAnsi="Times New Roman" w:cs="Times New Roman" w:hint="eastAsia"/>
          <w:sz w:val="24"/>
          <w:szCs w:val="24"/>
        </w:rPr>
        <w:t>——即有其价值</w:t>
      </w:r>
      <w:r>
        <w:rPr>
          <w:rFonts w:ascii="Times New Roman" w:eastAsia="宋体" w:hAnsi="Times New Roman" w:cs="Times New Roman" w:hint="eastAsia"/>
          <w:sz w:val="24"/>
          <w:szCs w:val="24"/>
        </w:rPr>
        <w:t>时才能被称为是有创造力的</w:t>
      </w:r>
      <w:r>
        <w:rPr>
          <w:rFonts w:ascii="Times New Roman" w:eastAsia="宋体" w:hAnsi="Times New Roman" w:cs="Times New Roman" w:hint="eastAsia"/>
          <w:sz w:val="24"/>
          <w:szCs w:val="24"/>
        </w:rPr>
        <w:t>(Ward, 2007)</w:t>
      </w:r>
      <w:r>
        <w:rPr>
          <w:rFonts w:ascii="Times New Roman" w:eastAsia="宋体" w:hAnsi="Times New Roman" w:cs="Times New Roman" w:hint="eastAsia"/>
          <w:sz w:val="24"/>
          <w:szCs w:val="24"/>
        </w:rPr>
        <w:t>。</w:t>
      </w:r>
    </w:p>
    <w:p w14:paraId="74B9F5E3" w14:textId="22287149" w:rsidR="005C1A89" w:rsidRDefault="00313A9E"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866363">
        <w:rPr>
          <w:rFonts w:ascii="Times New Roman" w:eastAsia="宋体" w:hAnsi="Times New Roman" w:cs="Times New Roman" w:hint="eastAsia"/>
          <w:sz w:val="24"/>
          <w:szCs w:val="24"/>
        </w:rPr>
        <w:t>过去的研究</w:t>
      </w:r>
      <w:r w:rsidR="00FB4E3D">
        <w:rPr>
          <w:rFonts w:ascii="Times New Roman" w:eastAsia="宋体" w:hAnsi="Times New Roman" w:cs="Times New Roman" w:hint="eastAsia"/>
          <w:sz w:val="24"/>
          <w:szCs w:val="24"/>
        </w:rPr>
        <w:t>中，</w:t>
      </w:r>
      <w:r w:rsidR="00866363">
        <w:rPr>
          <w:rFonts w:ascii="Times New Roman" w:eastAsia="宋体" w:hAnsi="Times New Roman" w:cs="Times New Roman" w:hint="eastAsia"/>
          <w:sz w:val="24"/>
          <w:szCs w:val="24"/>
        </w:rPr>
        <w:t>已有诸多研究者对创造力的新颖</w:t>
      </w:r>
      <w:r w:rsidR="00537082">
        <w:rPr>
          <w:rFonts w:ascii="Times New Roman" w:eastAsia="宋体" w:hAnsi="Times New Roman" w:cs="Times New Roman" w:hint="eastAsia"/>
          <w:sz w:val="24"/>
          <w:szCs w:val="24"/>
        </w:rPr>
        <w:t>、有用</w:t>
      </w:r>
      <w:r w:rsidR="00AC0AFB">
        <w:rPr>
          <w:rFonts w:ascii="Times New Roman" w:eastAsia="宋体" w:hAnsi="Times New Roman" w:cs="Times New Roman" w:hint="eastAsia"/>
          <w:sz w:val="24"/>
          <w:szCs w:val="24"/>
        </w:rPr>
        <w:t>这两个</w:t>
      </w:r>
      <w:r w:rsidR="00DC7395">
        <w:rPr>
          <w:rFonts w:ascii="Times New Roman" w:eastAsia="宋体" w:hAnsi="Times New Roman" w:cs="Times New Roman" w:hint="eastAsia"/>
          <w:sz w:val="24"/>
          <w:szCs w:val="24"/>
        </w:rPr>
        <w:t>维度在不同领域使用不同方法进行</w:t>
      </w:r>
      <w:r w:rsidR="00F70DD5">
        <w:rPr>
          <w:rFonts w:ascii="Times New Roman" w:eastAsia="宋体" w:hAnsi="Times New Roman" w:cs="Times New Roman" w:hint="eastAsia"/>
          <w:sz w:val="24"/>
          <w:szCs w:val="24"/>
        </w:rPr>
        <w:t>各种探索。</w:t>
      </w:r>
      <w:r w:rsidR="0041225F">
        <w:rPr>
          <w:rFonts w:ascii="Times New Roman" w:eastAsia="宋体" w:hAnsi="Times New Roman" w:cs="Times New Roman" w:hint="eastAsia"/>
          <w:sz w:val="24"/>
          <w:szCs w:val="24"/>
        </w:rPr>
        <w:t>在语义认知的框架下，</w:t>
      </w:r>
      <w:r w:rsidR="00B62A32">
        <w:rPr>
          <w:rFonts w:ascii="Times New Roman" w:eastAsia="宋体" w:hAnsi="Times New Roman" w:cs="Times New Roman" w:hint="eastAsia"/>
          <w:sz w:val="24"/>
          <w:szCs w:val="24"/>
        </w:rPr>
        <w:t>有研究者通过隐喻加工任务</w:t>
      </w:r>
      <w:r w:rsidR="00B62A32">
        <w:rPr>
          <w:rFonts w:ascii="Times New Roman" w:eastAsia="宋体" w:hAnsi="Times New Roman" w:cs="Times New Roman" w:hint="eastAsia"/>
          <w:sz w:val="24"/>
          <w:szCs w:val="24"/>
        </w:rPr>
        <w:t>(</w:t>
      </w:r>
      <w:r w:rsidR="00044B34" w:rsidRPr="00044B34">
        <w:rPr>
          <w:rFonts w:ascii="Times New Roman" w:eastAsia="宋体" w:hAnsi="Times New Roman" w:cs="Times New Roman"/>
          <w:sz w:val="24"/>
          <w:szCs w:val="24"/>
        </w:rPr>
        <w:t>metaphor processing task</w:t>
      </w:r>
      <w:r w:rsidR="00B62A32">
        <w:rPr>
          <w:rFonts w:ascii="Times New Roman" w:eastAsia="宋体" w:hAnsi="Times New Roman" w:cs="Times New Roman"/>
          <w:sz w:val="24"/>
          <w:szCs w:val="24"/>
        </w:rPr>
        <w:t>)</w:t>
      </w:r>
      <w:r w:rsidR="00044B34">
        <w:rPr>
          <w:rFonts w:ascii="Times New Roman" w:eastAsia="宋体" w:hAnsi="Times New Roman" w:cs="Times New Roman" w:hint="eastAsia"/>
          <w:sz w:val="24"/>
          <w:szCs w:val="24"/>
        </w:rPr>
        <w:t>与</w:t>
      </w:r>
      <w:r w:rsidR="005C29E2">
        <w:rPr>
          <w:rFonts w:ascii="Times New Roman" w:eastAsia="宋体" w:hAnsi="Times New Roman" w:cs="Times New Roman" w:hint="eastAsia"/>
          <w:sz w:val="24"/>
          <w:szCs w:val="24"/>
        </w:rPr>
        <w:t>修改后的</w:t>
      </w:r>
      <w:r w:rsidR="00044B34">
        <w:rPr>
          <w:rFonts w:ascii="Times New Roman" w:eastAsia="宋体" w:hAnsi="Times New Roman" w:cs="Times New Roman" w:hint="eastAsia"/>
          <w:sz w:val="24"/>
          <w:szCs w:val="24"/>
        </w:rPr>
        <w:t>替代用途测验</w:t>
      </w:r>
      <w:r w:rsidR="00044B34">
        <w:rPr>
          <w:rFonts w:ascii="Times New Roman" w:eastAsia="宋体" w:hAnsi="Times New Roman" w:cs="Times New Roman" w:hint="eastAsia"/>
          <w:sz w:val="24"/>
          <w:szCs w:val="24"/>
        </w:rPr>
        <w:t>(</w:t>
      </w:r>
      <w:r w:rsidR="00044B34" w:rsidRPr="00044B34">
        <w:rPr>
          <w:rFonts w:ascii="Times New Roman" w:eastAsia="宋体" w:hAnsi="Times New Roman" w:cs="Times New Roman"/>
          <w:sz w:val="24"/>
          <w:szCs w:val="24"/>
        </w:rPr>
        <w:t>Alternate Uses Task</w:t>
      </w:r>
      <w:r w:rsidR="00044B34">
        <w:rPr>
          <w:rFonts w:ascii="Times New Roman" w:eastAsia="宋体" w:hAnsi="Times New Roman" w:cs="Times New Roman"/>
          <w:sz w:val="24"/>
          <w:szCs w:val="24"/>
        </w:rPr>
        <w:t>, AUT)</w:t>
      </w:r>
      <w:r w:rsidR="005C29E2">
        <w:rPr>
          <w:rFonts w:ascii="Times New Roman" w:eastAsia="宋体" w:hAnsi="Times New Roman" w:cs="Times New Roman" w:hint="eastAsia"/>
          <w:sz w:val="24"/>
          <w:szCs w:val="24"/>
        </w:rPr>
        <w:lastRenderedPageBreak/>
        <w:t>结合</w:t>
      </w:r>
      <w:r w:rsidR="005C29E2">
        <w:rPr>
          <w:rFonts w:ascii="Times New Roman" w:eastAsia="宋体" w:hAnsi="Times New Roman" w:cs="Times New Roman" w:hint="eastAsia"/>
          <w:sz w:val="24"/>
          <w:szCs w:val="24"/>
        </w:rPr>
        <w:t>E</w:t>
      </w:r>
      <w:r w:rsidR="005C29E2">
        <w:rPr>
          <w:rFonts w:ascii="Times New Roman" w:eastAsia="宋体" w:hAnsi="Times New Roman" w:cs="Times New Roman"/>
          <w:sz w:val="24"/>
          <w:szCs w:val="24"/>
        </w:rPr>
        <w:t>RP</w:t>
      </w:r>
      <w:r w:rsidR="005C29E2">
        <w:rPr>
          <w:rFonts w:ascii="Times New Roman" w:eastAsia="宋体" w:hAnsi="Times New Roman" w:cs="Times New Roman" w:hint="eastAsia"/>
          <w:sz w:val="24"/>
          <w:szCs w:val="24"/>
        </w:rPr>
        <w:t>研究、</w:t>
      </w:r>
      <w:r w:rsidR="005C29E2">
        <w:rPr>
          <w:rFonts w:ascii="Times New Roman" w:eastAsia="宋体" w:hAnsi="Times New Roman" w:cs="Times New Roman" w:hint="eastAsia"/>
          <w:sz w:val="24"/>
          <w:szCs w:val="24"/>
        </w:rPr>
        <w:t>fMRI</w:t>
      </w:r>
      <w:r w:rsidR="005C29E2">
        <w:rPr>
          <w:rFonts w:ascii="Times New Roman" w:eastAsia="宋体" w:hAnsi="Times New Roman" w:cs="Times New Roman" w:hint="eastAsia"/>
          <w:sz w:val="24"/>
          <w:szCs w:val="24"/>
        </w:rPr>
        <w:t>研究</w:t>
      </w:r>
      <w:r w:rsidR="00B25407">
        <w:rPr>
          <w:rFonts w:ascii="Times New Roman" w:eastAsia="宋体" w:hAnsi="Times New Roman" w:cs="Times New Roman" w:hint="eastAsia"/>
          <w:sz w:val="24"/>
          <w:szCs w:val="24"/>
        </w:rPr>
        <w:t>证明了</w:t>
      </w:r>
      <w:r w:rsidR="00AC0AFB">
        <w:rPr>
          <w:rFonts w:ascii="Times New Roman" w:eastAsia="宋体" w:hAnsi="Times New Roman" w:cs="Times New Roman" w:hint="eastAsia"/>
          <w:sz w:val="24"/>
          <w:szCs w:val="24"/>
        </w:rPr>
        <w:t>新颖且</w:t>
      </w:r>
      <w:r w:rsidR="00D26820">
        <w:rPr>
          <w:rFonts w:ascii="Times New Roman" w:eastAsia="宋体" w:hAnsi="Times New Roman" w:cs="Times New Roman" w:hint="eastAsia"/>
          <w:sz w:val="24"/>
          <w:szCs w:val="24"/>
        </w:rPr>
        <w:t>有价值的材料可以诱发</w:t>
      </w:r>
      <w:r w:rsidR="00B25407">
        <w:rPr>
          <w:rFonts w:ascii="Times New Roman" w:eastAsia="宋体" w:hAnsi="Times New Roman" w:cs="Times New Roman" w:hint="eastAsia"/>
          <w:sz w:val="24"/>
          <w:szCs w:val="24"/>
        </w:rPr>
        <w:t>在语义认知中的</w:t>
      </w:r>
      <w:r w:rsidR="00D26820">
        <w:rPr>
          <w:rFonts w:ascii="Times New Roman" w:eastAsia="宋体" w:hAnsi="Times New Roman" w:cs="Times New Roman" w:hint="eastAsia"/>
          <w:sz w:val="24"/>
          <w:szCs w:val="24"/>
        </w:rPr>
        <w:t>概念拓展</w:t>
      </w:r>
      <w:r w:rsidR="00080D3F">
        <w:rPr>
          <w:rFonts w:ascii="Times New Roman" w:eastAsia="宋体" w:hAnsi="Times New Roman" w:cs="Times New Roman" w:hint="eastAsia"/>
          <w:sz w:val="24"/>
          <w:szCs w:val="24"/>
        </w:rPr>
        <w:t>(</w:t>
      </w:r>
      <w:r w:rsidR="00080D3F">
        <w:rPr>
          <w:rFonts w:ascii="Times New Roman" w:eastAsia="宋体" w:hAnsi="Times New Roman" w:cs="Times New Roman"/>
          <w:sz w:val="24"/>
          <w:szCs w:val="24"/>
        </w:rPr>
        <w:t>c</w:t>
      </w:r>
      <w:r w:rsidR="00080D3F" w:rsidRPr="00080D3F">
        <w:rPr>
          <w:rFonts w:ascii="Times New Roman" w:eastAsia="宋体" w:hAnsi="Times New Roman" w:cs="Times New Roman"/>
          <w:sz w:val="24"/>
          <w:szCs w:val="24"/>
        </w:rPr>
        <w:t>onceptual expansion</w:t>
      </w:r>
      <w:r w:rsidR="00080D3F">
        <w:rPr>
          <w:rFonts w:ascii="Times New Roman" w:eastAsia="宋体" w:hAnsi="Times New Roman" w:cs="Times New Roman"/>
          <w:sz w:val="24"/>
          <w:szCs w:val="24"/>
        </w:rPr>
        <w:t>)</w:t>
      </w:r>
      <w:r w:rsidR="00080D3F">
        <w:rPr>
          <w:rFonts w:ascii="Times New Roman" w:eastAsia="宋体" w:hAnsi="Times New Roman" w:cs="Times New Roman" w:hint="eastAsia"/>
          <w:sz w:val="24"/>
          <w:szCs w:val="24"/>
        </w:rPr>
        <w:t>，</w:t>
      </w:r>
      <w:r w:rsidR="00BE4324">
        <w:rPr>
          <w:rFonts w:ascii="Times New Roman" w:eastAsia="宋体" w:hAnsi="Times New Roman" w:cs="Times New Roman" w:hint="eastAsia"/>
          <w:sz w:val="24"/>
          <w:szCs w:val="24"/>
        </w:rPr>
        <w:t>是创造性认知中的核心认知过程之一</w:t>
      </w:r>
      <w:r w:rsidR="00EF51FB">
        <w:rPr>
          <w:rFonts w:ascii="Times New Roman" w:eastAsia="宋体" w:hAnsi="Times New Roman" w:cs="Times New Roman" w:hint="eastAsia"/>
          <w:sz w:val="24"/>
          <w:szCs w:val="24"/>
        </w:rPr>
        <w:t>(</w:t>
      </w:r>
      <w:r w:rsidR="00EF51FB" w:rsidRPr="00EF51FB">
        <w:rPr>
          <w:rFonts w:ascii="Times New Roman" w:eastAsia="宋体" w:hAnsi="Times New Roman" w:cs="Times New Roman"/>
          <w:sz w:val="24"/>
          <w:szCs w:val="24"/>
        </w:rPr>
        <w:t>Rutter</w:t>
      </w:r>
      <w:r w:rsidR="00EF51FB">
        <w:rPr>
          <w:rFonts w:ascii="Times New Roman" w:eastAsia="宋体" w:hAnsi="Times New Roman" w:cs="Times New Roman"/>
          <w:sz w:val="24"/>
          <w:szCs w:val="24"/>
        </w:rPr>
        <w:t xml:space="preserve"> et al., 201</w:t>
      </w:r>
      <w:r w:rsidR="00216FB8">
        <w:rPr>
          <w:rFonts w:ascii="Times New Roman" w:eastAsia="宋体" w:hAnsi="Times New Roman" w:cs="Times New Roman"/>
          <w:sz w:val="24"/>
          <w:szCs w:val="24"/>
        </w:rPr>
        <w:t>1</w:t>
      </w:r>
      <w:r w:rsidR="00304608">
        <w:rPr>
          <w:rFonts w:ascii="Times New Roman" w:eastAsia="宋体" w:hAnsi="Times New Roman" w:cs="Times New Roman"/>
          <w:sz w:val="24"/>
          <w:szCs w:val="24"/>
        </w:rPr>
        <w:t>;</w:t>
      </w:r>
      <w:r w:rsidR="00216FB8">
        <w:rPr>
          <w:rFonts w:ascii="Times New Roman" w:eastAsia="宋体" w:hAnsi="Times New Roman" w:cs="Times New Roman"/>
          <w:sz w:val="24"/>
          <w:szCs w:val="24"/>
        </w:rPr>
        <w:t xml:space="preserve"> </w:t>
      </w:r>
      <w:r w:rsidR="00ED402C">
        <w:rPr>
          <w:rFonts w:ascii="Times New Roman" w:eastAsia="宋体" w:hAnsi="Times New Roman" w:cs="Times New Roman"/>
          <w:sz w:val="24"/>
          <w:szCs w:val="24"/>
        </w:rPr>
        <w:t xml:space="preserve">Rutter et al., 2012; </w:t>
      </w:r>
      <w:r w:rsidR="005B0E6F" w:rsidRPr="002B56E6">
        <w:rPr>
          <w:rFonts w:ascii="Times New Roman" w:eastAsia="宋体" w:hAnsi="Times New Roman" w:cs="Times New Roman"/>
          <w:sz w:val="24"/>
          <w:szCs w:val="24"/>
        </w:rPr>
        <w:t>Kröger</w:t>
      </w:r>
      <w:r w:rsidR="005B0E6F">
        <w:rPr>
          <w:rFonts w:ascii="Times New Roman" w:eastAsia="宋体" w:hAnsi="Times New Roman" w:cs="Times New Roman"/>
          <w:sz w:val="24"/>
          <w:szCs w:val="24"/>
        </w:rPr>
        <w:t xml:space="preserve"> et al., 2012; </w:t>
      </w:r>
      <w:r w:rsidR="005B0E6F" w:rsidRPr="002B56E6">
        <w:rPr>
          <w:rFonts w:ascii="Times New Roman" w:eastAsia="宋体" w:hAnsi="Times New Roman" w:cs="Times New Roman"/>
          <w:sz w:val="24"/>
          <w:szCs w:val="24"/>
        </w:rPr>
        <w:t>Kröger</w:t>
      </w:r>
      <w:r w:rsidR="005B0E6F">
        <w:rPr>
          <w:rFonts w:ascii="Times New Roman" w:eastAsia="宋体" w:hAnsi="Times New Roman" w:cs="Times New Roman"/>
          <w:sz w:val="24"/>
          <w:szCs w:val="24"/>
        </w:rPr>
        <w:t xml:space="preserve"> et al., 2013</w:t>
      </w:r>
      <w:r w:rsidR="00EF51FB">
        <w:rPr>
          <w:rFonts w:ascii="Times New Roman" w:eastAsia="宋体" w:hAnsi="Times New Roman" w:cs="Times New Roman"/>
          <w:sz w:val="24"/>
          <w:szCs w:val="24"/>
        </w:rPr>
        <w:t>)</w:t>
      </w:r>
      <w:r w:rsidR="00BE4324">
        <w:rPr>
          <w:rFonts w:ascii="Times New Roman" w:eastAsia="宋体" w:hAnsi="Times New Roman" w:cs="Times New Roman" w:hint="eastAsia"/>
          <w:sz w:val="24"/>
          <w:szCs w:val="24"/>
        </w:rPr>
        <w:t>。</w:t>
      </w:r>
      <w:r w:rsidR="005049FC" w:rsidRPr="007A6C2F">
        <w:rPr>
          <w:rFonts w:ascii="Times New Roman" w:eastAsia="宋体" w:hAnsi="Times New Roman" w:cs="Times New Roman"/>
          <w:sz w:val="24"/>
          <w:szCs w:val="24"/>
        </w:rPr>
        <w:t>Diedrich</w:t>
      </w:r>
      <w:r w:rsidR="005049FC">
        <w:rPr>
          <w:rFonts w:ascii="Times New Roman" w:eastAsia="宋体" w:hAnsi="Times New Roman" w:cs="Times New Roman" w:hint="eastAsia"/>
          <w:sz w:val="24"/>
          <w:szCs w:val="24"/>
        </w:rPr>
        <w:t>等人</w:t>
      </w:r>
      <w:r w:rsidR="005049FC">
        <w:rPr>
          <w:rFonts w:ascii="Times New Roman" w:eastAsia="宋体" w:hAnsi="Times New Roman" w:cs="Times New Roman" w:hint="eastAsia"/>
          <w:sz w:val="24"/>
          <w:szCs w:val="24"/>
        </w:rPr>
        <w:t>(</w:t>
      </w:r>
      <w:r w:rsidR="005049FC">
        <w:rPr>
          <w:rFonts w:ascii="Times New Roman" w:eastAsia="宋体" w:hAnsi="Times New Roman" w:cs="Times New Roman"/>
          <w:sz w:val="24"/>
          <w:szCs w:val="24"/>
        </w:rPr>
        <w:t>2015)</w:t>
      </w:r>
      <w:r w:rsidR="005049FC">
        <w:rPr>
          <w:rFonts w:ascii="Times New Roman" w:eastAsia="宋体" w:hAnsi="Times New Roman" w:cs="Times New Roman" w:hint="eastAsia"/>
          <w:sz w:val="24"/>
          <w:szCs w:val="24"/>
        </w:rPr>
        <w:t>也通过</w:t>
      </w:r>
      <w:r w:rsidR="000213B9">
        <w:rPr>
          <w:rFonts w:ascii="Times New Roman" w:eastAsia="宋体" w:hAnsi="Times New Roman" w:cs="Times New Roman" w:hint="eastAsia"/>
          <w:sz w:val="24"/>
          <w:szCs w:val="24"/>
        </w:rPr>
        <w:t>发散性思维</w:t>
      </w:r>
      <w:r w:rsidR="00BA1C96">
        <w:rPr>
          <w:rFonts w:ascii="Times New Roman" w:eastAsia="宋体" w:hAnsi="Times New Roman" w:cs="Times New Roman" w:hint="eastAsia"/>
          <w:sz w:val="24"/>
          <w:szCs w:val="24"/>
        </w:rPr>
        <w:t>任务</w:t>
      </w:r>
      <w:r w:rsidR="00BA1C96">
        <w:rPr>
          <w:rFonts w:ascii="Times New Roman" w:eastAsia="宋体" w:hAnsi="Times New Roman" w:cs="Times New Roman" w:hint="eastAsia"/>
          <w:sz w:val="24"/>
          <w:szCs w:val="24"/>
        </w:rPr>
        <w:t>(</w:t>
      </w:r>
      <w:r w:rsidR="00BA1C96">
        <w:rPr>
          <w:rFonts w:ascii="Times New Roman" w:eastAsia="宋体" w:hAnsi="Times New Roman" w:cs="Times New Roman"/>
          <w:sz w:val="24"/>
          <w:szCs w:val="24"/>
        </w:rPr>
        <w:t>divergent thinking task)</w:t>
      </w:r>
      <w:r w:rsidR="001D031F">
        <w:rPr>
          <w:rFonts w:ascii="Times New Roman" w:eastAsia="宋体" w:hAnsi="Times New Roman" w:cs="Times New Roman" w:hint="eastAsia"/>
          <w:sz w:val="24"/>
          <w:szCs w:val="24"/>
        </w:rPr>
        <w:t>收集</w:t>
      </w:r>
      <w:r w:rsidR="00852231">
        <w:rPr>
          <w:rFonts w:ascii="Times New Roman" w:eastAsia="宋体" w:hAnsi="Times New Roman" w:cs="Times New Roman" w:hint="eastAsia"/>
          <w:sz w:val="24"/>
          <w:szCs w:val="24"/>
        </w:rPr>
        <w:t>了</w:t>
      </w:r>
      <w:r w:rsidR="00852231">
        <w:rPr>
          <w:rFonts w:ascii="Times New Roman" w:eastAsia="宋体" w:hAnsi="Times New Roman" w:cs="Times New Roman" w:hint="eastAsia"/>
          <w:sz w:val="24"/>
          <w:szCs w:val="24"/>
        </w:rPr>
        <w:t>1</w:t>
      </w:r>
      <w:r w:rsidR="00852231">
        <w:rPr>
          <w:rFonts w:ascii="Times New Roman" w:eastAsia="宋体" w:hAnsi="Times New Roman" w:cs="Times New Roman"/>
          <w:sz w:val="24"/>
          <w:szCs w:val="24"/>
        </w:rPr>
        <w:t>500</w:t>
      </w:r>
      <w:r w:rsidR="00852231">
        <w:rPr>
          <w:rFonts w:ascii="Times New Roman" w:eastAsia="宋体" w:hAnsi="Times New Roman" w:cs="Times New Roman" w:hint="eastAsia"/>
          <w:sz w:val="24"/>
          <w:szCs w:val="24"/>
        </w:rPr>
        <w:t>名被试</w:t>
      </w:r>
      <w:r w:rsidR="00C736E7">
        <w:rPr>
          <w:rFonts w:ascii="Times New Roman" w:eastAsia="宋体" w:hAnsi="Times New Roman" w:cs="Times New Roman" w:hint="eastAsia"/>
          <w:sz w:val="24"/>
          <w:szCs w:val="24"/>
        </w:rPr>
        <w:t>的反应，并要求</w:t>
      </w:r>
      <w:r w:rsidR="00EB6870">
        <w:rPr>
          <w:rFonts w:ascii="Times New Roman" w:eastAsia="宋体" w:hAnsi="Times New Roman" w:cs="Times New Roman" w:hint="eastAsia"/>
          <w:sz w:val="24"/>
          <w:szCs w:val="24"/>
        </w:rPr>
        <w:t>另外</w:t>
      </w:r>
      <w:r w:rsidR="00EB6870">
        <w:rPr>
          <w:rFonts w:ascii="Times New Roman" w:eastAsia="宋体" w:hAnsi="Times New Roman" w:cs="Times New Roman" w:hint="eastAsia"/>
          <w:sz w:val="24"/>
          <w:szCs w:val="24"/>
        </w:rPr>
        <w:t>1</w:t>
      </w:r>
      <w:r w:rsidR="00EB6870">
        <w:rPr>
          <w:rFonts w:ascii="Times New Roman" w:eastAsia="宋体" w:hAnsi="Times New Roman" w:cs="Times New Roman"/>
          <w:sz w:val="24"/>
          <w:szCs w:val="24"/>
        </w:rPr>
        <w:t>8</w:t>
      </w:r>
      <w:r w:rsidR="00EB6870">
        <w:rPr>
          <w:rFonts w:ascii="Times New Roman" w:eastAsia="宋体" w:hAnsi="Times New Roman" w:cs="Times New Roman" w:hint="eastAsia"/>
          <w:sz w:val="24"/>
          <w:szCs w:val="24"/>
        </w:rPr>
        <w:t>名独立</w:t>
      </w:r>
      <w:r w:rsidR="00C41622">
        <w:rPr>
          <w:rFonts w:ascii="Times New Roman" w:eastAsia="宋体" w:hAnsi="Times New Roman" w:cs="Times New Roman" w:hint="eastAsia"/>
          <w:sz w:val="24"/>
          <w:szCs w:val="24"/>
        </w:rPr>
        <w:t>裁判对</w:t>
      </w:r>
      <w:r w:rsidR="00E669B3">
        <w:rPr>
          <w:rFonts w:ascii="Times New Roman" w:eastAsia="宋体" w:hAnsi="Times New Roman" w:cs="Times New Roman" w:hint="eastAsia"/>
          <w:sz w:val="24"/>
          <w:szCs w:val="24"/>
        </w:rPr>
        <w:t>反应的</w:t>
      </w:r>
      <w:r w:rsidR="00FD612B">
        <w:rPr>
          <w:rFonts w:ascii="Times New Roman" w:eastAsia="宋体" w:hAnsi="Times New Roman" w:cs="Times New Roman" w:hint="eastAsia"/>
          <w:sz w:val="24"/>
          <w:szCs w:val="24"/>
        </w:rPr>
        <w:t>新颖性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novelty)</w:t>
      </w:r>
      <w:r w:rsidR="00FD612B">
        <w:rPr>
          <w:rFonts w:ascii="Times New Roman" w:eastAsia="宋体" w:hAnsi="Times New Roman" w:cs="Times New Roman" w:hint="eastAsia"/>
          <w:sz w:val="24"/>
          <w:szCs w:val="24"/>
        </w:rPr>
        <w:t>、</w:t>
      </w:r>
      <w:r w:rsidR="00EB5D64">
        <w:rPr>
          <w:rFonts w:ascii="Times New Roman" w:eastAsia="宋体" w:hAnsi="Times New Roman" w:cs="Times New Roman" w:hint="eastAsia"/>
          <w:sz w:val="24"/>
          <w:szCs w:val="24"/>
        </w:rPr>
        <w:t>有用性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usefulness)</w:t>
      </w:r>
      <w:r w:rsidR="00FD612B">
        <w:rPr>
          <w:rFonts w:ascii="Times New Roman" w:eastAsia="宋体" w:hAnsi="Times New Roman" w:cs="Times New Roman" w:hint="eastAsia"/>
          <w:sz w:val="24"/>
          <w:szCs w:val="24"/>
        </w:rPr>
        <w:t>和创造性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creativity)</w:t>
      </w:r>
      <w:r w:rsidR="00FD612B">
        <w:rPr>
          <w:rFonts w:ascii="Times New Roman" w:eastAsia="宋体" w:hAnsi="Times New Roman" w:cs="Times New Roman" w:hint="eastAsia"/>
          <w:sz w:val="24"/>
          <w:szCs w:val="24"/>
        </w:rPr>
        <w:t>进行</w:t>
      </w:r>
      <w:r w:rsidR="00F642F4">
        <w:rPr>
          <w:rFonts w:ascii="Times New Roman" w:eastAsia="宋体" w:hAnsi="Times New Roman" w:cs="Times New Roman" w:hint="eastAsia"/>
          <w:sz w:val="24"/>
          <w:szCs w:val="24"/>
        </w:rPr>
        <w:t>评估，</w:t>
      </w:r>
      <w:r w:rsidR="003332BE">
        <w:rPr>
          <w:rFonts w:ascii="Times New Roman" w:eastAsia="宋体" w:hAnsi="Times New Roman" w:cs="Times New Roman" w:hint="eastAsia"/>
          <w:sz w:val="24"/>
          <w:szCs w:val="24"/>
        </w:rPr>
        <w:t>结果发现</w:t>
      </w:r>
      <w:r w:rsidR="00EB5D64" w:rsidRPr="00EB5D64">
        <w:rPr>
          <w:rFonts w:ascii="Times New Roman" w:eastAsia="宋体" w:hAnsi="Times New Roman" w:cs="Times New Roman" w:hint="eastAsia"/>
          <w:sz w:val="24"/>
          <w:szCs w:val="24"/>
        </w:rPr>
        <w:t>新颖性可以作为创造性的一阶标准，有用性可以作为创造性的二阶标准：如果一个想法不是新颖的，那么它的有用性无关紧要，但是如果一个想法是新颖的，那么它的有用性将额外地决定它的实际创造性</w:t>
      </w:r>
      <w:r w:rsidR="002A24A3">
        <w:rPr>
          <w:rFonts w:ascii="Times New Roman" w:eastAsia="宋体" w:hAnsi="Times New Roman" w:cs="Times New Roman" w:hint="eastAsia"/>
          <w:sz w:val="24"/>
          <w:szCs w:val="24"/>
        </w:rPr>
        <w:t>。</w:t>
      </w:r>
      <w:r w:rsidR="00792AAF">
        <w:rPr>
          <w:rFonts w:ascii="Times New Roman" w:eastAsia="宋体" w:hAnsi="Times New Roman" w:cs="Times New Roman" w:hint="eastAsia"/>
          <w:sz w:val="24"/>
          <w:szCs w:val="24"/>
        </w:rPr>
        <w:t>但在诸多有关</w:t>
      </w:r>
      <w:r w:rsidR="00AA35D3">
        <w:rPr>
          <w:rFonts w:ascii="Times New Roman" w:eastAsia="宋体" w:hAnsi="Times New Roman" w:cs="Times New Roman" w:hint="eastAsia"/>
          <w:sz w:val="24"/>
          <w:szCs w:val="24"/>
        </w:rPr>
        <w:t>创造力的</w:t>
      </w:r>
      <w:proofErr w:type="gramStart"/>
      <w:r w:rsidR="00AA35D3">
        <w:rPr>
          <w:rFonts w:ascii="Times New Roman" w:eastAsia="宋体" w:hAnsi="Times New Roman" w:cs="Times New Roman" w:hint="eastAsia"/>
          <w:sz w:val="24"/>
          <w:szCs w:val="24"/>
        </w:rPr>
        <w:t>新颖与</w:t>
      </w:r>
      <w:proofErr w:type="gramEnd"/>
      <w:r w:rsidR="006C75D8">
        <w:rPr>
          <w:rFonts w:ascii="Times New Roman" w:eastAsia="宋体" w:hAnsi="Times New Roman" w:cs="Times New Roman" w:hint="eastAsia"/>
          <w:sz w:val="24"/>
          <w:szCs w:val="24"/>
        </w:rPr>
        <w:t>有用的研究中，</w:t>
      </w:r>
      <w:r w:rsidR="009E79FF">
        <w:rPr>
          <w:rFonts w:ascii="Times New Roman" w:eastAsia="宋体" w:hAnsi="Times New Roman" w:cs="Times New Roman" w:hint="eastAsia"/>
          <w:sz w:val="24"/>
          <w:szCs w:val="24"/>
        </w:rPr>
        <w:t>其评估的视角</w:t>
      </w:r>
      <w:r w:rsidR="00133DCF">
        <w:rPr>
          <w:rFonts w:ascii="Times New Roman" w:eastAsia="宋体" w:hAnsi="Times New Roman" w:cs="Times New Roman" w:hint="eastAsia"/>
          <w:sz w:val="24"/>
          <w:szCs w:val="24"/>
        </w:rPr>
        <w:t>均从</w:t>
      </w:r>
      <w:r w:rsidR="00F97B42">
        <w:rPr>
          <w:rFonts w:ascii="Times New Roman" w:eastAsia="宋体" w:hAnsi="Times New Roman" w:cs="Times New Roman" w:hint="eastAsia"/>
          <w:sz w:val="24"/>
          <w:szCs w:val="24"/>
        </w:rPr>
        <w:t>Rhodes</w:t>
      </w:r>
      <w:r w:rsidR="00F97B42">
        <w:rPr>
          <w:rFonts w:ascii="Times New Roman" w:eastAsia="宋体" w:hAnsi="Times New Roman" w:cs="Times New Roman"/>
          <w:sz w:val="24"/>
          <w:szCs w:val="24"/>
        </w:rPr>
        <w:t>(1961)</w:t>
      </w:r>
      <w:r w:rsidR="00F97B42">
        <w:rPr>
          <w:rFonts w:ascii="Times New Roman" w:eastAsia="宋体" w:hAnsi="Times New Roman" w:cs="Times New Roman" w:hint="eastAsia"/>
          <w:sz w:val="24"/>
          <w:szCs w:val="24"/>
        </w:rPr>
        <w:t>的</w:t>
      </w:r>
      <w:r w:rsidR="00F97B42">
        <w:rPr>
          <w:rFonts w:ascii="Times New Roman" w:eastAsia="宋体" w:hAnsi="Times New Roman" w:cs="Times New Roman" w:hint="eastAsia"/>
          <w:sz w:val="24"/>
          <w:szCs w:val="24"/>
        </w:rPr>
        <w:t>4</w:t>
      </w:r>
      <w:r w:rsidR="00F97B42">
        <w:rPr>
          <w:rFonts w:ascii="Times New Roman" w:eastAsia="宋体" w:hAnsi="Times New Roman" w:cs="Times New Roman"/>
          <w:sz w:val="24"/>
          <w:szCs w:val="24"/>
        </w:rPr>
        <w:t>P</w:t>
      </w:r>
      <w:r w:rsidR="00F97B42">
        <w:rPr>
          <w:rFonts w:ascii="Times New Roman" w:eastAsia="宋体" w:hAnsi="Times New Roman" w:cs="Times New Roman" w:hint="eastAsia"/>
          <w:sz w:val="24"/>
          <w:szCs w:val="24"/>
        </w:rPr>
        <w:t>模型中的“</w:t>
      </w:r>
      <w:r w:rsidR="00F97B42">
        <w:rPr>
          <w:rFonts w:ascii="Times New Roman" w:eastAsia="宋体" w:hAnsi="Times New Roman" w:cs="Times New Roman" w:hint="eastAsia"/>
          <w:sz w:val="24"/>
          <w:szCs w:val="24"/>
        </w:rPr>
        <w:t>product</w:t>
      </w:r>
      <w:r w:rsidR="00F97B42">
        <w:rPr>
          <w:rFonts w:ascii="Times New Roman" w:eastAsia="宋体" w:hAnsi="Times New Roman" w:cs="Times New Roman" w:hint="eastAsia"/>
          <w:sz w:val="24"/>
          <w:szCs w:val="24"/>
        </w:rPr>
        <w:t>”</w:t>
      </w:r>
      <w:r w:rsidR="001E6E44">
        <w:rPr>
          <w:rFonts w:ascii="Times New Roman" w:eastAsia="宋体" w:hAnsi="Times New Roman" w:cs="Times New Roman" w:hint="eastAsia"/>
          <w:sz w:val="24"/>
          <w:szCs w:val="24"/>
        </w:rPr>
        <w:t>出发</w:t>
      </w:r>
      <w:r w:rsidR="00602050">
        <w:rPr>
          <w:rFonts w:ascii="Times New Roman" w:eastAsia="宋体" w:hAnsi="Times New Roman" w:cs="Times New Roman" w:hint="eastAsia"/>
          <w:sz w:val="24"/>
          <w:szCs w:val="24"/>
        </w:rPr>
        <w:t>。但对于</w:t>
      </w:r>
      <w:r w:rsidR="001127E5">
        <w:rPr>
          <w:rFonts w:ascii="Times New Roman" w:eastAsia="宋体" w:hAnsi="Times New Roman" w:cs="Times New Roman" w:hint="eastAsia"/>
          <w:sz w:val="24"/>
          <w:szCs w:val="24"/>
        </w:rPr>
        <w:t>创造这一复杂的认知过程</w:t>
      </w:r>
      <w:r w:rsidR="00070404">
        <w:rPr>
          <w:rFonts w:ascii="Times New Roman" w:eastAsia="宋体" w:hAnsi="Times New Roman" w:cs="Times New Roman" w:hint="eastAsia"/>
          <w:sz w:val="24"/>
          <w:szCs w:val="24"/>
        </w:rPr>
        <w:t>，</w:t>
      </w:r>
      <w:r w:rsidR="00644961">
        <w:rPr>
          <w:rFonts w:ascii="Times New Roman" w:eastAsia="宋体" w:hAnsi="Times New Roman" w:cs="Times New Roman" w:hint="eastAsia"/>
          <w:sz w:val="24"/>
          <w:szCs w:val="24"/>
        </w:rPr>
        <w:t>针对其</w:t>
      </w:r>
      <w:r w:rsidR="00C3184B">
        <w:rPr>
          <w:rFonts w:ascii="Times New Roman" w:eastAsia="宋体" w:hAnsi="Times New Roman" w:cs="Times New Roman" w:hint="eastAsia"/>
          <w:sz w:val="24"/>
          <w:szCs w:val="24"/>
        </w:rPr>
        <w:t>产物的研究</w:t>
      </w:r>
      <w:r w:rsidR="00A02E1B">
        <w:rPr>
          <w:rFonts w:ascii="Times New Roman" w:eastAsia="宋体" w:hAnsi="Times New Roman" w:cs="Times New Roman" w:hint="eastAsia"/>
          <w:sz w:val="24"/>
          <w:szCs w:val="24"/>
        </w:rPr>
        <w:t>无法深入</w:t>
      </w:r>
      <w:r w:rsidR="007B1FBD">
        <w:rPr>
          <w:rFonts w:ascii="Times New Roman" w:eastAsia="宋体" w:hAnsi="Times New Roman" w:cs="Times New Roman" w:hint="eastAsia"/>
          <w:sz w:val="24"/>
          <w:szCs w:val="24"/>
        </w:rPr>
        <w:t>到认知过程本身</w:t>
      </w:r>
      <w:r w:rsidR="00454C2F">
        <w:rPr>
          <w:rFonts w:ascii="Times New Roman" w:eastAsia="宋体" w:hAnsi="Times New Roman" w:cs="Times New Roman" w:hint="eastAsia"/>
          <w:sz w:val="24"/>
          <w:szCs w:val="24"/>
        </w:rPr>
        <w:t>，因此</w:t>
      </w:r>
      <w:r w:rsidR="00AE2216">
        <w:rPr>
          <w:rFonts w:ascii="Times New Roman" w:eastAsia="宋体" w:hAnsi="Times New Roman" w:cs="Times New Roman" w:hint="eastAsia"/>
          <w:sz w:val="24"/>
          <w:szCs w:val="24"/>
        </w:rPr>
        <w:t>本研究</w:t>
      </w:r>
      <w:r w:rsidR="00B36715">
        <w:rPr>
          <w:rFonts w:ascii="Times New Roman" w:eastAsia="宋体" w:hAnsi="Times New Roman" w:cs="Times New Roman" w:hint="eastAsia"/>
          <w:sz w:val="24"/>
          <w:szCs w:val="24"/>
        </w:rPr>
        <w:t>关注于</w:t>
      </w:r>
      <w:r w:rsidR="001D58B8">
        <w:rPr>
          <w:rFonts w:ascii="Times New Roman" w:eastAsia="宋体" w:hAnsi="Times New Roman" w:cs="Times New Roman" w:hint="eastAsia"/>
          <w:sz w:val="24"/>
          <w:szCs w:val="24"/>
        </w:rPr>
        <w:t>在</w:t>
      </w:r>
      <w:r w:rsidR="001D58B8">
        <w:rPr>
          <w:rFonts w:ascii="Times New Roman" w:eastAsia="宋体" w:hAnsi="Times New Roman" w:cs="Times New Roman" w:hint="eastAsia"/>
          <w:sz w:val="24"/>
          <w:szCs w:val="24"/>
        </w:rPr>
        <w:t>4</w:t>
      </w:r>
      <w:r w:rsidR="001D58B8">
        <w:rPr>
          <w:rFonts w:ascii="Times New Roman" w:eastAsia="宋体" w:hAnsi="Times New Roman" w:cs="Times New Roman"/>
          <w:sz w:val="24"/>
          <w:szCs w:val="24"/>
        </w:rPr>
        <w:t>P</w:t>
      </w:r>
      <w:r w:rsidR="001D58B8">
        <w:rPr>
          <w:rFonts w:ascii="Times New Roman" w:eastAsia="宋体" w:hAnsi="Times New Roman" w:cs="Times New Roman" w:hint="eastAsia"/>
          <w:sz w:val="24"/>
          <w:szCs w:val="24"/>
        </w:rPr>
        <w:t>模型的“</w:t>
      </w:r>
      <w:r w:rsidR="001D58B8">
        <w:rPr>
          <w:rFonts w:ascii="Times New Roman" w:eastAsia="宋体" w:hAnsi="Times New Roman" w:cs="Times New Roman" w:hint="eastAsia"/>
          <w:sz w:val="24"/>
          <w:szCs w:val="24"/>
        </w:rPr>
        <w:t>process</w:t>
      </w:r>
      <w:r w:rsidR="001D58B8">
        <w:rPr>
          <w:rFonts w:ascii="Times New Roman" w:eastAsia="宋体" w:hAnsi="Times New Roman" w:cs="Times New Roman" w:hint="eastAsia"/>
          <w:sz w:val="24"/>
          <w:szCs w:val="24"/>
        </w:rPr>
        <w:t>”中是否存在</w:t>
      </w:r>
      <w:r w:rsidR="00087A94">
        <w:rPr>
          <w:rFonts w:ascii="Times New Roman" w:eastAsia="宋体" w:hAnsi="Times New Roman" w:cs="Times New Roman" w:hint="eastAsia"/>
          <w:sz w:val="24"/>
          <w:szCs w:val="24"/>
        </w:rPr>
        <w:t>同样的新颖、有用维度</w:t>
      </w:r>
      <w:r w:rsidR="007260E8">
        <w:rPr>
          <w:rFonts w:ascii="Times New Roman" w:eastAsia="宋体" w:hAnsi="Times New Roman" w:cs="Times New Roman" w:hint="eastAsia"/>
          <w:sz w:val="24"/>
          <w:szCs w:val="24"/>
        </w:rPr>
        <w:t>可以预测创造力大小。</w:t>
      </w:r>
    </w:p>
    <w:p w14:paraId="048ECA66" w14:textId="65E45D4B" w:rsidR="00E165DA" w:rsidRDefault="008211BE"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同时，除上文提及的隐喻加工任务、替代用途测验与发散性思维任务外，</w:t>
      </w:r>
      <w:r w:rsidR="005858DD">
        <w:rPr>
          <w:rFonts w:ascii="Times New Roman" w:eastAsia="宋体" w:hAnsi="Times New Roman" w:cs="Times New Roman" w:hint="eastAsia"/>
          <w:sz w:val="24"/>
          <w:szCs w:val="24"/>
        </w:rPr>
        <w:t>在近几年兴起了利用电子游戏进行</w:t>
      </w:r>
      <w:r w:rsidR="00010110">
        <w:rPr>
          <w:rFonts w:ascii="Times New Roman" w:eastAsia="宋体" w:hAnsi="Times New Roman" w:cs="Times New Roman" w:hint="eastAsia"/>
          <w:sz w:val="24"/>
          <w:szCs w:val="24"/>
        </w:rPr>
        <w:t>创造力测验的浪潮。</w:t>
      </w:r>
      <w:r w:rsidR="007B5193">
        <w:rPr>
          <w:rFonts w:ascii="Times New Roman" w:eastAsia="宋体" w:hAnsi="Times New Roman" w:cs="Times New Roman" w:hint="eastAsia"/>
          <w:sz w:val="24"/>
          <w:szCs w:val="24"/>
        </w:rPr>
        <w:t>相较于传统的</w:t>
      </w:r>
      <w:r w:rsidR="002707AE">
        <w:rPr>
          <w:rFonts w:ascii="Times New Roman" w:eastAsia="宋体" w:hAnsi="Times New Roman" w:cs="Times New Roman" w:hint="eastAsia"/>
          <w:sz w:val="24"/>
          <w:szCs w:val="24"/>
        </w:rPr>
        <w:t>创造力测验，</w:t>
      </w:r>
      <w:r w:rsidR="006F30E9">
        <w:rPr>
          <w:rFonts w:ascii="Times New Roman" w:eastAsia="宋体" w:hAnsi="Times New Roman" w:cs="Times New Roman" w:hint="eastAsia"/>
          <w:sz w:val="24"/>
          <w:szCs w:val="24"/>
        </w:rPr>
        <w:t>使用电子游戏为载体</w:t>
      </w:r>
      <w:r w:rsidR="0073307D">
        <w:rPr>
          <w:rFonts w:ascii="Times New Roman" w:eastAsia="宋体" w:hAnsi="Times New Roman" w:cs="Times New Roman" w:hint="eastAsia"/>
          <w:sz w:val="24"/>
          <w:szCs w:val="24"/>
        </w:rPr>
        <w:t>不仅能考虑到最终的产品，还能同时考虑其过程（例如在通关电子游戏时的操作序列）</w:t>
      </w:r>
      <w:r w:rsidR="00F56FCB">
        <w:rPr>
          <w:rFonts w:ascii="Times New Roman" w:eastAsia="宋体" w:hAnsi="Times New Roman" w:cs="Times New Roman" w:hint="eastAsia"/>
          <w:sz w:val="24"/>
          <w:szCs w:val="24"/>
        </w:rPr>
        <w:t>。在某些电子游戏中，玩家创造的过程本身即是其创造的产品</w:t>
      </w:r>
      <w:r w:rsidR="005165FC">
        <w:rPr>
          <w:rFonts w:ascii="Times New Roman" w:eastAsia="宋体" w:hAnsi="Times New Roman" w:cs="Times New Roman" w:hint="eastAsia"/>
          <w:sz w:val="24"/>
          <w:szCs w:val="24"/>
        </w:rPr>
        <w:t>，例如</w:t>
      </w:r>
      <w:proofErr w:type="gramStart"/>
      <w:r w:rsidR="005165FC">
        <w:rPr>
          <w:rFonts w:ascii="Times New Roman" w:eastAsia="宋体" w:hAnsi="Times New Roman" w:cs="Times New Roman" w:hint="eastAsia"/>
          <w:sz w:val="24"/>
          <w:szCs w:val="24"/>
        </w:rPr>
        <w:t>最</w:t>
      </w:r>
      <w:proofErr w:type="gramEnd"/>
      <w:r w:rsidR="005165FC">
        <w:rPr>
          <w:rFonts w:ascii="Times New Roman" w:eastAsia="宋体" w:hAnsi="Times New Roman" w:cs="Times New Roman" w:hint="eastAsia"/>
          <w:sz w:val="24"/>
          <w:szCs w:val="24"/>
        </w:rPr>
        <w:t>经典的电子游戏之一——推箱子</w:t>
      </w:r>
      <w:r w:rsidR="005165FC">
        <w:rPr>
          <w:rFonts w:ascii="Times New Roman" w:eastAsia="宋体" w:hAnsi="Times New Roman" w:cs="Times New Roman" w:hint="eastAsia"/>
          <w:sz w:val="24"/>
          <w:szCs w:val="24"/>
        </w:rPr>
        <w:t>(</w:t>
      </w:r>
      <w:r w:rsidR="005165FC" w:rsidRPr="005165FC">
        <w:rPr>
          <w:rFonts w:ascii="Times New Roman" w:eastAsia="宋体" w:hAnsi="Times New Roman" w:cs="Times New Roman"/>
          <w:sz w:val="24"/>
          <w:szCs w:val="24"/>
        </w:rPr>
        <w:t>Sokoban Puzzle</w:t>
      </w:r>
      <w:r w:rsidR="005165FC">
        <w:rPr>
          <w:rFonts w:ascii="Times New Roman" w:eastAsia="宋体" w:hAnsi="Times New Roman" w:cs="Times New Roman"/>
          <w:sz w:val="24"/>
          <w:szCs w:val="24"/>
        </w:rPr>
        <w:t>)</w:t>
      </w:r>
      <w:r w:rsidR="005165FC">
        <w:rPr>
          <w:rFonts w:ascii="Times New Roman" w:eastAsia="宋体" w:hAnsi="Times New Roman" w:cs="Times New Roman" w:hint="eastAsia"/>
          <w:sz w:val="24"/>
          <w:szCs w:val="24"/>
        </w:rPr>
        <w:t>。</w:t>
      </w:r>
      <w:r w:rsidR="00127E9C">
        <w:rPr>
          <w:rFonts w:ascii="Times New Roman" w:eastAsia="宋体" w:hAnsi="Times New Roman" w:cs="Times New Roman" w:hint="eastAsia"/>
          <w:sz w:val="24"/>
          <w:szCs w:val="24"/>
        </w:rPr>
        <w:t>玩家</w:t>
      </w:r>
      <w:r w:rsidR="00D55CAB">
        <w:rPr>
          <w:rFonts w:ascii="Times New Roman" w:eastAsia="宋体" w:hAnsi="Times New Roman" w:cs="Times New Roman" w:hint="eastAsia"/>
          <w:sz w:val="24"/>
          <w:szCs w:val="24"/>
        </w:rPr>
        <w:t>的游戏目标</w:t>
      </w:r>
      <w:r w:rsidR="00EB4911">
        <w:rPr>
          <w:rFonts w:ascii="Times New Roman" w:eastAsia="宋体" w:hAnsi="Times New Roman" w:cs="Times New Roman" w:hint="eastAsia"/>
          <w:sz w:val="24"/>
          <w:szCs w:val="24"/>
        </w:rPr>
        <w:t>是将箱子推至目标地点，而玩家的创造过程抽象化得到的通关方法即是玩家创造的最终产品。</w:t>
      </w:r>
      <w:r w:rsidR="00782B8B">
        <w:rPr>
          <w:rFonts w:ascii="Times New Roman" w:eastAsia="宋体" w:hAnsi="Times New Roman" w:cs="Times New Roman" w:hint="eastAsia"/>
          <w:sz w:val="24"/>
          <w:szCs w:val="24"/>
        </w:rPr>
        <w:t>因此对这样</w:t>
      </w:r>
      <w:r w:rsidR="00B0431B">
        <w:rPr>
          <w:rFonts w:ascii="Times New Roman" w:eastAsia="宋体" w:hAnsi="Times New Roman" w:cs="Times New Roman" w:hint="eastAsia"/>
          <w:sz w:val="24"/>
          <w:szCs w:val="24"/>
        </w:rPr>
        <w:t>通关过程的评估</w:t>
      </w:r>
      <w:r w:rsidR="005B7DBA">
        <w:rPr>
          <w:rFonts w:ascii="Times New Roman" w:eastAsia="宋体" w:hAnsi="Times New Roman" w:cs="Times New Roman" w:hint="eastAsia"/>
          <w:sz w:val="24"/>
          <w:szCs w:val="24"/>
        </w:rPr>
        <w:t>可以将过程与产品</w:t>
      </w:r>
      <w:r w:rsidR="00846818">
        <w:rPr>
          <w:rFonts w:ascii="Times New Roman" w:eastAsia="宋体" w:hAnsi="Times New Roman" w:cs="Times New Roman" w:hint="eastAsia"/>
          <w:sz w:val="24"/>
          <w:szCs w:val="24"/>
        </w:rPr>
        <w:t>的不同维度结合起来，共同研究其对创造力</w:t>
      </w:r>
      <w:r w:rsidR="00121525">
        <w:rPr>
          <w:rFonts w:ascii="Times New Roman" w:eastAsia="宋体" w:hAnsi="Times New Roman" w:cs="Times New Roman" w:hint="eastAsia"/>
          <w:sz w:val="24"/>
          <w:szCs w:val="24"/>
        </w:rPr>
        <w:t>评估的贡献。</w:t>
      </w:r>
      <w:r w:rsidR="00506FFE">
        <w:rPr>
          <w:rFonts w:ascii="Times New Roman" w:eastAsia="宋体" w:hAnsi="Times New Roman" w:cs="Times New Roman" w:hint="eastAsia"/>
          <w:sz w:val="24"/>
          <w:szCs w:val="24"/>
        </w:rPr>
        <w:t>本研究选择的实验材料来自一款类推箱子游戏“</w:t>
      </w:r>
      <w:r w:rsidR="00506FFE">
        <w:rPr>
          <w:rFonts w:ascii="Times New Roman" w:eastAsia="宋体" w:hAnsi="Times New Roman" w:cs="Times New Roman" w:hint="eastAsia"/>
          <w:sz w:val="24"/>
          <w:szCs w:val="24"/>
        </w:rPr>
        <w:t>Ba</w:t>
      </w:r>
      <w:r w:rsidR="00B65942">
        <w:rPr>
          <w:rFonts w:ascii="Times New Roman" w:eastAsia="宋体" w:hAnsi="Times New Roman" w:cs="Times New Roman" w:hint="eastAsia"/>
          <w:sz w:val="24"/>
          <w:szCs w:val="24"/>
        </w:rPr>
        <w:t>b</w:t>
      </w:r>
      <w:r w:rsidR="00506FFE">
        <w:rPr>
          <w:rFonts w:ascii="Times New Roman" w:eastAsia="宋体" w:hAnsi="Times New Roman" w:cs="Times New Roman" w:hint="eastAsia"/>
          <w:sz w:val="24"/>
          <w:szCs w:val="24"/>
        </w:rPr>
        <w:t>a</w:t>
      </w:r>
      <w:r w:rsidR="00506FFE">
        <w:rPr>
          <w:rFonts w:ascii="Times New Roman" w:eastAsia="宋体" w:hAnsi="Times New Roman" w:cs="Times New Roman"/>
          <w:sz w:val="24"/>
          <w:szCs w:val="24"/>
        </w:rPr>
        <w:t xml:space="preserve"> I</w:t>
      </w:r>
      <w:r w:rsidR="00506FFE">
        <w:rPr>
          <w:rFonts w:ascii="Times New Roman" w:eastAsia="宋体" w:hAnsi="Times New Roman" w:cs="Times New Roman" w:hint="eastAsia"/>
          <w:sz w:val="24"/>
          <w:szCs w:val="24"/>
        </w:rPr>
        <w:t>s</w:t>
      </w:r>
      <w:r w:rsidR="00506FFE">
        <w:rPr>
          <w:rFonts w:ascii="Times New Roman" w:eastAsia="宋体" w:hAnsi="Times New Roman" w:cs="Times New Roman"/>
          <w:sz w:val="24"/>
          <w:szCs w:val="24"/>
        </w:rPr>
        <w:t xml:space="preserve"> Y</w:t>
      </w:r>
      <w:r w:rsidR="00506FFE">
        <w:rPr>
          <w:rFonts w:ascii="Times New Roman" w:eastAsia="宋体" w:hAnsi="Times New Roman" w:cs="Times New Roman" w:hint="eastAsia"/>
          <w:sz w:val="24"/>
          <w:szCs w:val="24"/>
        </w:rPr>
        <w:t>ou</w:t>
      </w:r>
      <w:r w:rsidR="00506FFE">
        <w:rPr>
          <w:rFonts w:ascii="Times New Roman" w:eastAsia="宋体" w:hAnsi="Times New Roman" w:cs="Times New Roman" w:hint="eastAsia"/>
          <w:sz w:val="24"/>
          <w:szCs w:val="24"/>
        </w:rPr>
        <w:t>”的玩家通关视频，同样</w:t>
      </w:r>
      <w:r w:rsidR="00736836">
        <w:rPr>
          <w:rFonts w:ascii="Times New Roman" w:eastAsia="宋体" w:hAnsi="Times New Roman" w:cs="Times New Roman" w:hint="eastAsia"/>
          <w:sz w:val="24"/>
          <w:szCs w:val="24"/>
        </w:rPr>
        <w:t>共同探究过程与产品的不同维</w:t>
      </w:r>
      <w:proofErr w:type="gramStart"/>
      <w:r w:rsidR="00736836">
        <w:rPr>
          <w:rFonts w:ascii="Times New Roman" w:eastAsia="宋体" w:hAnsi="Times New Roman" w:cs="Times New Roman" w:hint="eastAsia"/>
          <w:sz w:val="24"/>
          <w:szCs w:val="24"/>
        </w:rPr>
        <w:t>度对于</w:t>
      </w:r>
      <w:proofErr w:type="gramEnd"/>
      <w:r w:rsidR="00736836">
        <w:rPr>
          <w:rFonts w:ascii="Times New Roman" w:eastAsia="宋体" w:hAnsi="Times New Roman" w:cs="Times New Roman" w:hint="eastAsia"/>
          <w:sz w:val="24"/>
          <w:szCs w:val="24"/>
        </w:rPr>
        <w:t>创造力评估的预测能力。</w:t>
      </w:r>
    </w:p>
    <w:p w14:paraId="095D8915" w14:textId="132E5603" w:rsidR="00772CE1" w:rsidRDefault="00772CE1" w:rsidP="00772CE1">
      <w:pPr>
        <w:spacing w:line="288" w:lineRule="auto"/>
        <w:ind w:firstLine="480"/>
        <w:rPr>
          <w:ins w:id="0" w:author="JiangLinfeng" w:date="2023-10-19T20:24:00Z"/>
          <w:rFonts w:ascii="Times New Roman" w:eastAsia="宋体" w:hAnsi="Times New Roman" w:cs="Times New Roman"/>
          <w:sz w:val="24"/>
          <w:szCs w:val="24"/>
        </w:rPr>
      </w:pPr>
      <w:ins w:id="1" w:author="JiangLinfeng" w:date="2023-10-19T20:24:00Z">
        <w:r>
          <w:rPr>
            <w:rFonts w:ascii="Times New Roman" w:eastAsia="宋体" w:hAnsi="Times New Roman" w:cs="Times New Roman" w:hint="eastAsia"/>
            <w:sz w:val="24"/>
            <w:szCs w:val="24"/>
          </w:rPr>
          <w:t>本研究使用的游戏通关视频来自北京大学心理与认知科学学院计算与决策实验室博士生陆杨帆在其博士项目中被试的通关视频，在该项目中被试被要求独立通关数个“</w:t>
        </w:r>
        <w:r>
          <w:rPr>
            <w:rFonts w:ascii="Times New Roman" w:eastAsia="宋体" w:hAnsi="Times New Roman" w:cs="Times New Roman" w:hint="eastAsia"/>
            <w:sz w:val="24"/>
            <w:szCs w:val="24"/>
          </w:rPr>
          <w:t>Baba</w:t>
        </w:r>
        <w:r>
          <w:rPr>
            <w:rFonts w:ascii="Times New Roman" w:eastAsia="宋体" w:hAnsi="Times New Roman" w:cs="Times New Roman"/>
            <w:sz w:val="24"/>
            <w:szCs w:val="24"/>
          </w:rPr>
          <w:t xml:space="preserve"> I</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Y</w:t>
        </w:r>
        <w:r>
          <w:rPr>
            <w:rFonts w:ascii="Times New Roman" w:eastAsia="宋体" w:hAnsi="Times New Roman" w:cs="Times New Roman" w:hint="eastAsia"/>
            <w:sz w:val="24"/>
            <w:szCs w:val="24"/>
          </w:rPr>
          <w:t>ou</w:t>
        </w:r>
        <w:r>
          <w:rPr>
            <w:rFonts w:ascii="Times New Roman" w:eastAsia="宋体" w:hAnsi="Times New Roman" w:cs="Times New Roman" w:hint="eastAsia"/>
            <w:sz w:val="24"/>
            <w:szCs w:val="24"/>
          </w:rPr>
          <w:t>”游戏关卡，并在通关所有关卡后对自己在各个关卡中的表现进行创造力评分。实验记录了被试在进行游戏中的所有操作，构成了本研究中所使用的通关视频。同时基于被试在通关中的操作在群体水平中出现的频率得到了一种新的分类指标——</w:t>
        </w:r>
      </w:ins>
      <w:ins w:id="2" w:author="JiangLinfeng" w:date="2023-10-20T15:53:00Z">
        <w:r w:rsidR="00387C34">
          <w:rPr>
            <w:rFonts w:ascii="Times New Roman" w:eastAsia="宋体" w:hAnsi="Times New Roman" w:cs="Times New Roman" w:hint="eastAsia"/>
            <w:sz w:val="24"/>
            <w:szCs w:val="24"/>
          </w:rPr>
          <w:t>相对保守程度</w:t>
        </w:r>
      </w:ins>
      <w:ins w:id="3" w:author="JiangLinfeng" w:date="2023-10-19T20:24:00Z">
        <w:r>
          <w:rPr>
            <w:rFonts w:ascii="Times New Roman" w:eastAsia="宋体" w:hAnsi="Times New Roman" w:cs="Times New Roman" w:hint="eastAsia"/>
            <w:sz w:val="24"/>
            <w:szCs w:val="24"/>
          </w:rPr>
          <w:t>(</w:t>
        </w:r>
        <w:r>
          <w:rPr>
            <w:rFonts w:ascii="Times New Roman" w:eastAsia="宋体" w:hAnsi="Times New Roman" w:cs="Times New Roman"/>
            <w:sz w:val="24"/>
            <w:szCs w:val="24"/>
          </w:rPr>
          <w:t>preservation)</w:t>
        </w:r>
        <w:r>
          <w:rPr>
            <w:rFonts w:ascii="Times New Roman" w:eastAsia="宋体" w:hAnsi="Times New Roman" w:cs="Times New Roman" w:hint="eastAsia"/>
            <w:sz w:val="24"/>
            <w:szCs w:val="24"/>
          </w:rPr>
          <w:t>，代表</w:t>
        </w:r>
      </w:ins>
      <w:ins w:id="4" w:author="JiangLinfeng" w:date="2023-10-20T19:56:00Z">
        <w:r w:rsidR="00E54ABD">
          <w:rPr>
            <w:rFonts w:ascii="Times New Roman" w:eastAsia="宋体" w:hAnsi="Times New Roman" w:cs="Times New Roman" w:hint="eastAsia"/>
            <w:sz w:val="24"/>
            <w:szCs w:val="24"/>
          </w:rPr>
          <w:t>该种</w:t>
        </w:r>
      </w:ins>
      <w:ins w:id="5" w:author="JiangLinfeng" w:date="2023-10-19T20:24:00Z">
        <w:r>
          <w:rPr>
            <w:rFonts w:ascii="Times New Roman" w:eastAsia="宋体" w:hAnsi="Times New Roman" w:cs="Times New Roman" w:hint="eastAsia"/>
            <w:sz w:val="24"/>
            <w:szCs w:val="24"/>
          </w:rPr>
          <w:t>通关方法的</w:t>
        </w:r>
      </w:ins>
      <w:ins w:id="6" w:author="JiangLinfeng" w:date="2023-10-20T19:56:00Z">
        <w:r w:rsidR="00E54ABD">
          <w:rPr>
            <w:rFonts w:ascii="Times New Roman" w:eastAsia="宋体" w:hAnsi="Times New Roman" w:cs="Times New Roman" w:hint="eastAsia"/>
            <w:sz w:val="24"/>
            <w:szCs w:val="24"/>
          </w:rPr>
          <w:t>在群体中被创造的概率</w:t>
        </w:r>
      </w:ins>
      <w:ins w:id="7" w:author="JiangLinfeng" w:date="2023-10-19T20:24:00Z">
        <w:r>
          <w:rPr>
            <w:rFonts w:ascii="Times New Roman" w:eastAsia="宋体" w:hAnsi="Times New Roman" w:cs="Times New Roman" w:hint="eastAsia"/>
            <w:sz w:val="24"/>
            <w:szCs w:val="24"/>
          </w:rPr>
          <w:t>，将所有通关视频分为低、中、高三类。</w:t>
        </w:r>
      </w:ins>
      <w:ins w:id="8" w:author="JiangLinfeng" w:date="2023-10-20T15:53:00Z">
        <w:r w:rsidR="00387C34">
          <w:rPr>
            <w:rFonts w:ascii="Times New Roman" w:eastAsia="宋体" w:hAnsi="Times New Roman" w:cs="Times New Roman" w:hint="eastAsia"/>
            <w:sz w:val="24"/>
            <w:szCs w:val="24"/>
          </w:rPr>
          <w:t>相对保守程度</w:t>
        </w:r>
      </w:ins>
      <w:ins w:id="9" w:author="JiangLinfeng" w:date="2023-10-19T20:24:00Z">
        <w:r>
          <w:rPr>
            <w:rFonts w:ascii="Times New Roman" w:eastAsia="宋体" w:hAnsi="Times New Roman" w:cs="Times New Roman" w:hint="eastAsia"/>
            <w:sz w:val="24"/>
            <w:szCs w:val="24"/>
          </w:rPr>
          <w:t>的具体操作性定义见</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中的介绍。</w:t>
        </w:r>
      </w:ins>
    </w:p>
    <w:p w14:paraId="39E50AFF" w14:textId="69B520C8" w:rsidR="000F1F35" w:rsidRDefault="00511EC1" w:rsidP="00297F5A">
      <w:pPr>
        <w:spacing w:line="288" w:lineRule="auto"/>
        <w:ind w:firstLine="480"/>
        <w:rPr>
          <w:rFonts w:ascii="Times New Roman" w:eastAsia="宋体" w:hAnsi="Times New Roman" w:cs="Times New Roman"/>
          <w:sz w:val="24"/>
          <w:szCs w:val="24"/>
        </w:rPr>
      </w:pPr>
      <w:commentRangeStart w:id="10"/>
      <w:r>
        <w:rPr>
          <w:rFonts w:ascii="Times New Roman" w:eastAsia="宋体" w:hAnsi="Times New Roman" w:cs="Times New Roman" w:hint="eastAsia"/>
          <w:sz w:val="24"/>
          <w:szCs w:val="24"/>
        </w:rPr>
        <w:t>为探究</w:t>
      </w:r>
      <w:r w:rsidR="00C56E1B">
        <w:rPr>
          <w:rFonts w:ascii="Times New Roman" w:eastAsia="宋体" w:hAnsi="Times New Roman" w:cs="Times New Roman" w:hint="eastAsia"/>
          <w:sz w:val="24"/>
          <w:szCs w:val="24"/>
        </w:rPr>
        <w:t>人们是如何评估他人的创造力以及创造性认知过程中是否存在某些维度与特征可以预测他人对于这一过程的评估</w:t>
      </w:r>
      <w:r w:rsidR="00431535">
        <w:rPr>
          <w:rFonts w:ascii="Times New Roman" w:eastAsia="宋体" w:hAnsi="Times New Roman" w:cs="Times New Roman" w:hint="eastAsia"/>
          <w:sz w:val="24"/>
          <w:szCs w:val="24"/>
        </w:rPr>
        <w:t>，我们</w:t>
      </w:r>
      <w:r w:rsidR="00EA044E">
        <w:rPr>
          <w:rFonts w:ascii="Times New Roman" w:eastAsia="宋体" w:hAnsi="Times New Roman" w:cs="Times New Roman" w:hint="eastAsia"/>
          <w:sz w:val="24"/>
          <w:szCs w:val="24"/>
        </w:rPr>
        <w:t>要求被试</w:t>
      </w:r>
      <w:r w:rsidR="003E39F3">
        <w:rPr>
          <w:rFonts w:ascii="Times New Roman" w:eastAsia="宋体" w:hAnsi="Times New Roman" w:cs="Times New Roman" w:hint="eastAsia"/>
          <w:sz w:val="24"/>
          <w:szCs w:val="24"/>
        </w:rPr>
        <w:t>对</w:t>
      </w:r>
      <w:r w:rsidR="0070280C">
        <w:rPr>
          <w:rFonts w:ascii="Times New Roman" w:eastAsia="宋体" w:hAnsi="Times New Roman" w:cs="Times New Roman" w:hint="eastAsia"/>
          <w:sz w:val="24"/>
          <w:szCs w:val="24"/>
        </w:rPr>
        <w:t>不同的游戏通关视频进行事件</w:t>
      </w:r>
      <w:r w:rsidR="00F1456B">
        <w:rPr>
          <w:rFonts w:ascii="Times New Roman" w:eastAsia="宋体" w:hAnsi="Times New Roman" w:cs="Times New Roman" w:hint="eastAsia"/>
          <w:sz w:val="24"/>
          <w:szCs w:val="24"/>
        </w:rPr>
        <w:t>分割</w:t>
      </w:r>
      <w:r w:rsidR="0070280C">
        <w:rPr>
          <w:rFonts w:ascii="Times New Roman" w:eastAsia="宋体" w:hAnsi="Times New Roman" w:cs="Times New Roman" w:hint="eastAsia"/>
          <w:sz w:val="24"/>
          <w:szCs w:val="24"/>
        </w:rPr>
        <w:t>(event</w:t>
      </w:r>
      <w:r w:rsidR="0070280C">
        <w:rPr>
          <w:rFonts w:ascii="Times New Roman" w:eastAsia="宋体" w:hAnsi="Times New Roman" w:cs="Times New Roman"/>
          <w:sz w:val="24"/>
          <w:szCs w:val="24"/>
        </w:rPr>
        <w:t xml:space="preserve"> </w:t>
      </w:r>
      <w:r w:rsidR="0070280C">
        <w:rPr>
          <w:rFonts w:ascii="Times New Roman" w:eastAsia="宋体" w:hAnsi="Times New Roman" w:cs="Times New Roman" w:hint="eastAsia"/>
          <w:sz w:val="24"/>
          <w:szCs w:val="24"/>
        </w:rPr>
        <w:t>segmentation</w:t>
      </w:r>
      <w:r w:rsidR="0070280C">
        <w:rPr>
          <w:rFonts w:ascii="Times New Roman" w:eastAsia="宋体" w:hAnsi="Times New Roman" w:cs="Times New Roman"/>
          <w:sz w:val="24"/>
          <w:szCs w:val="24"/>
        </w:rPr>
        <w:t>)</w:t>
      </w:r>
      <w:r w:rsidR="002005F4">
        <w:rPr>
          <w:rFonts w:ascii="Times New Roman" w:eastAsia="宋体" w:hAnsi="Times New Roman" w:cs="Times New Roman" w:hint="eastAsia"/>
          <w:sz w:val="24"/>
          <w:szCs w:val="24"/>
        </w:rPr>
        <w:t>，并在最后进行创造力评分。</w:t>
      </w:r>
      <w:commentRangeEnd w:id="10"/>
      <w:r w:rsidR="006769FE">
        <w:rPr>
          <w:rStyle w:val="aa"/>
        </w:rPr>
        <w:commentReference w:id="10"/>
      </w:r>
      <w:r w:rsidR="00984C0F">
        <w:rPr>
          <w:rFonts w:ascii="Times New Roman" w:eastAsia="宋体" w:hAnsi="Times New Roman" w:cs="Times New Roman" w:hint="eastAsia"/>
          <w:sz w:val="24"/>
          <w:szCs w:val="24"/>
        </w:rPr>
        <w:t>其中</w:t>
      </w:r>
      <w:r w:rsidR="003E4FA6">
        <w:rPr>
          <w:rFonts w:ascii="Times New Roman" w:eastAsia="宋体" w:hAnsi="Times New Roman" w:cs="Times New Roman" w:hint="eastAsia"/>
          <w:sz w:val="24"/>
          <w:szCs w:val="24"/>
        </w:rPr>
        <w:t>，</w:t>
      </w:r>
      <w:r w:rsidR="00984C0F">
        <w:rPr>
          <w:rFonts w:ascii="Times New Roman" w:eastAsia="宋体" w:hAnsi="Times New Roman" w:cs="Times New Roman" w:hint="eastAsia"/>
          <w:sz w:val="24"/>
          <w:szCs w:val="24"/>
        </w:rPr>
        <w:t>事件分割范式在</w:t>
      </w:r>
      <w:r w:rsidR="002929D9">
        <w:rPr>
          <w:rFonts w:ascii="Times New Roman" w:eastAsia="宋体" w:hAnsi="Times New Roman" w:cs="Times New Roman" w:hint="eastAsia"/>
          <w:sz w:val="24"/>
          <w:szCs w:val="24"/>
        </w:rPr>
        <w:t>事件知觉</w:t>
      </w:r>
      <w:r w:rsidR="002929D9">
        <w:rPr>
          <w:rFonts w:ascii="Times New Roman" w:eastAsia="宋体" w:hAnsi="Times New Roman" w:cs="Times New Roman" w:hint="eastAsia"/>
          <w:sz w:val="24"/>
          <w:szCs w:val="24"/>
        </w:rPr>
        <w:t>(e</w:t>
      </w:r>
      <w:r w:rsidR="002929D9" w:rsidRPr="002929D9">
        <w:rPr>
          <w:rFonts w:ascii="Times New Roman" w:eastAsia="宋体" w:hAnsi="Times New Roman" w:cs="Times New Roman"/>
          <w:sz w:val="24"/>
          <w:szCs w:val="24"/>
        </w:rPr>
        <w:t>vent perception</w:t>
      </w:r>
      <w:r w:rsidR="002929D9">
        <w:rPr>
          <w:rFonts w:ascii="Times New Roman" w:eastAsia="宋体" w:hAnsi="Times New Roman" w:cs="Times New Roman"/>
          <w:sz w:val="24"/>
          <w:szCs w:val="24"/>
        </w:rPr>
        <w:t>)</w:t>
      </w:r>
      <w:r w:rsidR="00ED5BA4">
        <w:rPr>
          <w:rFonts w:ascii="Times New Roman" w:eastAsia="宋体" w:hAnsi="Times New Roman" w:cs="Times New Roman" w:hint="eastAsia"/>
          <w:sz w:val="24"/>
          <w:szCs w:val="24"/>
        </w:rPr>
        <w:t>研究中常被用来收集</w:t>
      </w:r>
      <w:r w:rsidR="00D87587">
        <w:rPr>
          <w:rFonts w:ascii="Times New Roman" w:eastAsia="宋体" w:hAnsi="Times New Roman" w:cs="Times New Roman" w:hint="eastAsia"/>
          <w:sz w:val="24"/>
          <w:szCs w:val="24"/>
        </w:rPr>
        <w:t>被试对于某事件的认知与预测</w:t>
      </w:r>
      <w:r w:rsidR="00240F62">
        <w:rPr>
          <w:rFonts w:ascii="Times New Roman" w:eastAsia="宋体" w:hAnsi="Times New Roman" w:cs="Times New Roman" w:hint="eastAsia"/>
          <w:sz w:val="24"/>
          <w:szCs w:val="24"/>
        </w:rPr>
        <w:t>数据</w:t>
      </w:r>
      <w:r w:rsidR="00766169">
        <w:rPr>
          <w:rFonts w:ascii="Times New Roman" w:eastAsia="宋体" w:hAnsi="Times New Roman" w:cs="Times New Roman" w:hint="eastAsia"/>
          <w:sz w:val="24"/>
          <w:szCs w:val="24"/>
        </w:rPr>
        <w:t>。</w:t>
      </w:r>
      <w:r w:rsidR="00766169" w:rsidRPr="00766169">
        <w:rPr>
          <w:rFonts w:ascii="Times New Roman" w:eastAsia="宋体" w:hAnsi="Times New Roman" w:cs="Times New Roman"/>
          <w:sz w:val="24"/>
          <w:szCs w:val="24"/>
        </w:rPr>
        <w:t>Eisenberg</w:t>
      </w:r>
      <w:r w:rsidR="00766169">
        <w:rPr>
          <w:rFonts w:ascii="Times New Roman" w:eastAsia="宋体" w:hAnsi="Times New Roman" w:cs="Times New Roman" w:hint="eastAsia"/>
          <w:sz w:val="24"/>
          <w:szCs w:val="24"/>
        </w:rPr>
        <w:t>等人</w:t>
      </w:r>
      <w:r w:rsidR="00766169">
        <w:rPr>
          <w:rFonts w:ascii="Times New Roman" w:eastAsia="宋体" w:hAnsi="Times New Roman" w:cs="Times New Roman" w:hint="eastAsia"/>
          <w:sz w:val="24"/>
          <w:szCs w:val="24"/>
        </w:rPr>
        <w:t>(</w:t>
      </w:r>
      <w:r w:rsidR="00766169">
        <w:rPr>
          <w:rFonts w:ascii="Times New Roman" w:eastAsia="宋体" w:hAnsi="Times New Roman" w:cs="Times New Roman"/>
          <w:sz w:val="24"/>
          <w:szCs w:val="24"/>
        </w:rPr>
        <w:t>2018)</w:t>
      </w:r>
      <w:r w:rsidR="00766169">
        <w:rPr>
          <w:rFonts w:ascii="Times New Roman" w:eastAsia="宋体" w:hAnsi="Times New Roman" w:cs="Times New Roman" w:hint="eastAsia"/>
          <w:sz w:val="24"/>
          <w:szCs w:val="24"/>
        </w:rPr>
        <w:t>便利用此范式结合眼</w:t>
      </w:r>
      <w:proofErr w:type="gramStart"/>
      <w:r w:rsidR="00766169">
        <w:rPr>
          <w:rFonts w:ascii="Times New Roman" w:eastAsia="宋体" w:hAnsi="Times New Roman" w:cs="Times New Roman" w:hint="eastAsia"/>
          <w:sz w:val="24"/>
          <w:szCs w:val="24"/>
        </w:rPr>
        <w:t>动数据</w:t>
      </w:r>
      <w:proofErr w:type="gramEnd"/>
      <w:r w:rsidR="00766169">
        <w:rPr>
          <w:rFonts w:ascii="Times New Roman" w:eastAsia="宋体" w:hAnsi="Times New Roman" w:cs="Times New Roman" w:hint="eastAsia"/>
          <w:sz w:val="24"/>
          <w:szCs w:val="24"/>
        </w:rPr>
        <w:t>说明了</w:t>
      </w:r>
      <w:r w:rsidR="0050137D">
        <w:rPr>
          <w:rFonts w:ascii="Times New Roman" w:eastAsia="宋体" w:hAnsi="Times New Roman" w:cs="Times New Roman" w:hint="eastAsia"/>
          <w:sz w:val="24"/>
          <w:szCs w:val="24"/>
        </w:rPr>
        <w:t>被试</w:t>
      </w:r>
      <w:r w:rsidR="00F1456B">
        <w:rPr>
          <w:rFonts w:ascii="Times New Roman" w:eastAsia="宋体" w:hAnsi="Times New Roman" w:cs="Times New Roman" w:hint="eastAsia"/>
          <w:sz w:val="24"/>
          <w:szCs w:val="24"/>
        </w:rPr>
        <w:t>做出事件分割的行为源于其对事件预期误差的短暂增加</w:t>
      </w:r>
      <w:r w:rsidR="00E26EA5">
        <w:rPr>
          <w:rFonts w:ascii="Times New Roman" w:eastAsia="宋体" w:hAnsi="Times New Roman" w:cs="Times New Roman" w:hint="eastAsia"/>
          <w:sz w:val="24"/>
          <w:szCs w:val="24"/>
        </w:rPr>
        <w:t>，</w:t>
      </w:r>
      <w:r w:rsidR="004805A7">
        <w:rPr>
          <w:rFonts w:ascii="Times New Roman" w:eastAsia="宋体" w:hAnsi="Times New Roman" w:cs="Times New Roman" w:hint="eastAsia"/>
          <w:sz w:val="24"/>
          <w:szCs w:val="24"/>
        </w:rPr>
        <w:t>而这与上文提及的创造力的新颖性不谋而合——</w:t>
      </w:r>
      <w:r w:rsidR="00D67C3F">
        <w:rPr>
          <w:rFonts w:ascii="Times New Roman" w:eastAsia="宋体" w:hAnsi="Times New Roman" w:cs="Times New Roman" w:hint="eastAsia"/>
          <w:sz w:val="24"/>
          <w:szCs w:val="24"/>
        </w:rPr>
        <w:t>通关过程</w:t>
      </w:r>
      <w:r w:rsidR="00DA0909">
        <w:rPr>
          <w:rFonts w:ascii="Times New Roman" w:eastAsia="宋体" w:hAnsi="Times New Roman" w:cs="Times New Roman" w:hint="eastAsia"/>
          <w:sz w:val="24"/>
          <w:szCs w:val="24"/>
        </w:rPr>
        <w:t>中</w:t>
      </w:r>
      <w:r w:rsidR="00D67C3F">
        <w:rPr>
          <w:rFonts w:ascii="Times New Roman" w:eastAsia="宋体" w:hAnsi="Times New Roman" w:cs="Times New Roman" w:hint="eastAsia"/>
          <w:sz w:val="24"/>
          <w:szCs w:val="24"/>
        </w:rPr>
        <w:t>某一新颖操作带来的</w:t>
      </w:r>
      <w:r w:rsidR="00DA0909">
        <w:rPr>
          <w:rFonts w:ascii="Times New Roman" w:eastAsia="宋体" w:hAnsi="Times New Roman" w:cs="Times New Roman" w:hint="eastAsia"/>
          <w:sz w:val="24"/>
          <w:szCs w:val="24"/>
        </w:rPr>
        <w:t>预期误差的短暂增加有可</w:t>
      </w:r>
      <w:r w:rsidR="00DA0909">
        <w:rPr>
          <w:rFonts w:ascii="Times New Roman" w:eastAsia="宋体" w:hAnsi="Times New Roman" w:cs="Times New Roman" w:hint="eastAsia"/>
          <w:sz w:val="24"/>
          <w:szCs w:val="24"/>
        </w:rPr>
        <w:lastRenderedPageBreak/>
        <w:t>能使被试在此处进行事件分割，即事件分割的节点</w:t>
      </w:r>
      <w:r w:rsidR="009D0DF9">
        <w:rPr>
          <w:rFonts w:ascii="Times New Roman" w:eastAsia="宋体" w:hAnsi="Times New Roman" w:cs="Times New Roman" w:hint="eastAsia"/>
          <w:sz w:val="24"/>
          <w:szCs w:val="24"/>
        </w:rPr>
        <w:t>可能可以预测</w:t>
      </w:r>
      <w:r w:rsidR="0013311E">
        <w:rPr>
          <w:rFonts w:ascii="Times New Roman" w:eastAsia="宋体" w:hAnsi="Times New Roman" w:cs="Times New Roman" w:hint="eastAsia"/>
          <w:sz w:val="24"/>
          <w:szCs w:val="24"/>
        </w:rPr>
        <w:t>富有创造力的创造过程。</w:t>
      </w:r>
      <w:r w:rsidR="00C044E0">
        <w:rPr>
          <w:rFonts w:ascii="Times New Roman" w:eastAsia="宋体" w:hAnsi="Times New Roman" w:cs="Times New Roman" w:hint="eastAsia"/>
          <w:sz w:val="24"/>
          <w:szCs w:val="24"/>
        </w:rPr>
        <w:t>此外，</w:t>
      </w:r>
      <w:r w:rsidR="00B67212">
        <w:rPr>
          <w:rFonts w:ascii="Times New Roman" w:eastAsia="宋体" w:hAnsi="Times New Roman" w:cs="Times New Roman" w:hint="eastAsia"/>
          <w:sz w:val="24"/>
          <w:szCs w:val="24"/>
        </w:rPr>
        <w:t>也有研究者</w:t>
      </w:r>
      <w:r w:rsidR="00696E51">
        <w:rPr>
          <w:rFonts w:ascii="Times New Roman" w:eastAsia="宋体" w:hAnsi="Times New Roman" w:cs="Times New Roman" w:hint="eastAsia"/>
          <w:sz w:val="24"/>
          <w:szCs w:val="24"/>
        </w:rPr>
        <w:t>通过事件分割范式说明了人类对事件的编码具有分层的特点，</w:t>
      </w:r>
      <w:r w:rsidR="00EB2C6F">
        <w:rPr>
          <w:rFonts w:ascii="Times New Roman" w:eastAsia="宋体" w:hAnsi="Times New Roman" w:cs="Times New Roman" w:hint="eastAsia"/>
          <w:sz w:val="24"/>
          <w:szCs w:val="24"/>
        </w:rPr>
        <w:t>并结合被试进行不同细致程度的事件分割可</w:t>
      </w:r>
      <w:r w:rsidR="00944D15">
        <w:rPr>
          <w:rFonts w:ascii="Times New Roman" w:eastAsia="宋体" w:hAnsi="Times New Roman" w:cs="Times New Roman" w:hint="eastAsia"/>
          <w:sz w:val="24"/>
          <w:szCs w:val="24"/>
        </w:rPr>
        <w:t>量化被试对于某事件编码的</w:t>
      </w:r>
      <w:r w:rsidR="00667C48">
        <w:rPr>
          <w:rFonts w:ascii="Times New Roman" w:eastAsia="宋体" w:hAnsi="Times New Roman" w:cs="Times New Roman" w:hint="eastAsia"/>
          <w:sz w:val="24"/>
          <w:szCs w:val="24"/>
        </w:rPr>
        <w:t>层次性与一致性</w:t>
      </w:r>
      <w:r w:rsidR="00667C48">
        <w:rPr>
          <w:rFonts w:ascii="Times New Roman" w:eastAsia="宋体" w:hAnsi="Times New Roman" w:cs="Times New Roman" w:hint="eastAsia"/>
          <w:sz w:val="24"/>
          <w:szCs w:val="24"/>
        </w:rPr>
        <w:t>(</w:t>
      </w:r>
      <w:r w:rsidR="00667C48" w:rsidRPr="00C316A1">
        <w:rPr>
          <w:rFonts w:ascii="Times New Roman" w:eastAsia="宋体" w:hAnsi="Times New Roman" w:cs="Times New Roman"/>
          <w:sz w:val="24"/>
          <w:szCs w:val="24"/>
        </w:rPr>
        <w:t>Kurby</w:t>
      </w:r>
      <w:r w:rsidR="00667C48">
        <w:rPr>
          <w:rFonts w:ascii="Times New Roman" w:eastAsia="宋体" w:hAnsi="Times New Roman" w:cs="Times New Roman"/>
          <w:sz w:val="24"/>
          <w:szCs w:val="24"/>
        </w:rPr>
        <w:t xml:space="preserve"> </w:t>
      </w:r>
      <w:r w:rsidR="00667C48" w:rsidRPr="00C316A1">
        <w:rPr>
          <w:rFonts w:ascii="Times New Roman" w:eastAsia="宋体" w:hAnsi="Times New Roman" w:cs="Times New Roman"/>
          <w:sz w:val="24"/>
          <w:szCs w:val="24"/>
        </w:rPr>
        <w:t>&amp; Zacks</w:t>
      </w:r>
      <w:r w:rsidR="00667C48">
        <w:rPr>
          <w:rFonts w:ascii="Times New Roman" w:eastAsia="宋体" w:hAnsi="Times New Roman" w:cs="Times New Roman"/>
          <w:sz w:val="24"/>
          <w:szCs w:val="24"/>
        </w:rPr>
        <w:t>, 2011)</w:t>
      </w:r>
      <w:r w:rsidR="00667C48">
        <w:rPr>
          <w:rFonts w:ascii="Times New Roman" w:eastAsia="宋体" w:hAnsi="Times New Roman" w:cs="Times New Roman" w:hint="eastAsia"/>
          <w:sz w:val="24"/>
          <w:szCs w:val="24"/>
        </w:rPr>
        <w:t>。</w:t>
      </w:r>
    </w:p>
    <w:p w14:paraId="75928FA3" w14:textId="78CD38D0" w:rsidR="00C448B5" w:rsidRDefault="00C448B5"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w:t>
      </w:r>
      <w:r w:rsidR="00CD6DC8">
        <w:rPr>
          <w:rFonts w:ascii="Times New Roman" w:eastAsia="宋体" w:hAnsi="Times New Roman" w:cs="Times New Roman" w:hint="eastAsia"/>
          <w:sz w:val="24"/>
          <w:szCs w:val="24"/>
        </w:rPr>
        <w:t>本研究</w:t>
      </w:r>
      <w:r w:rsidR="001C036E">
        <w:rPr>
          <w:rFonts w:ascii="Times New Roman" w:eastAsia="宋体" w:hAnsi="Times New Roman" w:cs="Times New Roman" w:hint="eastAsia"/>
          <w:sz w:val="24"/>
          <w:szCs w:val="24"/>
        </w:rPr>
        <w:t>采用事件分割的实验范式，</w:t>
      </w:r>
      <w:r w:rsidR="00FF1EBB">
        <w:rPr>
          <w:rFonts w:ascii="Times New Roman" w:eastAsia="宋体" w:hAnsi="Times New Roman" w:cs="Times New Roman" w:hint="eastAsia"/>
          <w:sz w:val="24"/>
          <w:szCs w:val="24"/>
        </w:rPr>
        <w:t>要求被试在观看不同的游戏通关视频</w:t>
      </w:r>
      <w:r w:rsidR="007C57EC">
        <w:rPr>
          <w:rFonts w:ascii="Times New Roman" w:eastAsia="宋体" w:hAnsi="Times New Roman" w:cs="Times New Roman" w:hint="eastAsia"/>
          <w:sz w:val="24"/>
          <w:szCs w:val="24"/>
        </w:rPr>
        <w:t>时实时地进行事件分割，并在视频结束后对该通关方法进行创造力评分，试图探究</w:t>
      </w:r>
      <w:commentRangeStart w:id="11"/>
      <w:del w:id="12" w:author="JiangLinfeng" w:date="2023-10-20T04:04:00Z">
        <w:r w:rsidR="007C57EC">
          <w:rPr>
            <w:rFonts w:ascii="Times New Roman" w:eastAsia="宋体" w:hAnsi="Times New Roman" w:cs="Times New Roman" w:hint="eastAsia"/>
            <w:sz w:val="24"/>
            <w:szCs w:val="24"/>
          </w:rPr>
          <w:delText>新颖性</w:delText>
        </w:r>
      </w:del>
      <w:commentRangeEnd w:id="11"/>
      <w:ins w:id="13" w:author="JiangLinfeng" w:date="2023-10-20T15:53:00Z">
        <w:r w:rsidR="00387C34">
          <w:rPr>
            <w:rFonts w:ascii="Times New Roman" w:eastAsia="宋体" w:hAnsi="Times New Roman" w:cs="Times New Roman"/>
            <w:sz w:val="24"/>
            <w:szCs w:val="24"/>
          </w:rPr>
          <w:t>相对保守程度</w:t>
        </w:r>
      </w:ins>
      <w:r w:rsidR="00E65EBB">
        <w:rPr>
          <w:rStyle w:val="aa"/>
        </w:rPr>
        <w:commentReference w:id="11"/>
      </w:r>
      <w:r w:rsidR="00776D44">
        <w:rPr>
          <w:rFonts w:ascii="Times New Roman" w:eastAsia="宋体" w:hAnsi="Times New Roman" w:cs="Times New Roman" w:hint="eastAsia"/>
          <w:sz w:val="24"/>
          <w:szCs w:val="24"/>
        </w:rPr>
        <w:t>，分割的层次性、一致性等</w:t>
      </w:r>
      <w:r w:rsidR="00390C86">
        <w:rPr>
          <w:rFonts w:ascii="Times New Roman" w:eastAsia="宋体" w:hAnsi="Times New Roman" w:cs="Times New Roman" w:hint="eastAsia"/>
          <w:sz w:val="24"/>
          <w:szCs w:val="24"/>
        </w:rPr>
        <w:t>创造性产品与过程的不同维度</w:t>
      </w:r>
      <w:r w:rsidR="00C66F4F">
        <w:rPr>
          <w:rFonts w:ascii="Times New Roman" w:eastAsia="宋体" w:hAnsi="Times New Roman" w:cs="Times New Roman" w:hint="eastAsia"/>
          <w:sz w:val="24"/>
          <w:szCs w:val="24"/>
        </w:rPr>
        <w:t>是否能预测</w:t>
      </w:r>
      <w:r w:rsidR="00390C86">
        <w:rPr>
          <w:rFonts w:ascii="Times New Roman" w:eastAsia="宋体" w:hAnsi="Times New Roman" w:cs="Times New Roman" w:hint="eastAsia"/>
          <w:sz w:val="24"/>
          <w:szCs w:val="24"/>
        </w:rPr>
        <w:t>创造力评估</w:t>
      </w:r>
      <w:r w:rsidR="000E6557">
        <w:rPr>
          <w:rFonts w:ascii="Times New Roman" w:eastAsia="宋体" w:hAnsi="Times New Roman" w:cs="Times New Roman" w:hint="eastAsia"/>
          <w:sz w:val="24"/>
          <w:szCs w:val="24"/>
        </w:rPr>
        <w:t>。</w:t>
      </w:r>
    </w:p>
    <w:p w14:paraId="02E3F55C" w14:textId="5505CFF3" w:rsidR="00297F5A" w:rsidRDefault="00297F5A" w:rsidP="00297F5A">
      <w:pPr>
        <w:spacing w:line="288" w:lineRule="auto"/>
        <w:rPr>
          <w:rFonts w:ascii="宋体" w:eastAsia="宋体" w:hAnsi="宋体" w:cs="Times New Roman"/>
          <w:sz w:val="30"/>
          <w:szCs w:val="30"/>
        </w:rPr>
      </w:pPr>
      <w:r>
        <w:rPr>
          <w:rFonts w:ascii="Times New Roman" w:hAnsi="Times New Roman" w:cs="Times New Roman" w:hint="cs"/>
          <w:sz w:val="30"/>
          <w:szCs w:val="30"/>
        </w:rPr>
        <w:t>2</w:t>
      </w:r>
      <w:r>
        <w:rPr>
          <w:rFonts w:ascii="Times New Roman" w:hAnsi="Times New Roman" w:cs="Times New Roman"/>
          <w:sz w:val="30"/>
          <w:szCs w:val="30"/>
        </w:rPr>
        <w:t xml:space="preserve"> </w:t>
      </w:r>
      <w:r>
        <w:rPr>
          <w:rFonts w:ascii="宋体" w:eastAsia="宋体" w:hAnsi="宋体" w:cs="Times New Roman" w:hint="eastAsia"/>
          <w:sz w:val="30"/>
          <w:szCs w:val="30"/>
        </w:rPr>
        <w:t>方法</w:t>
      </w:r>
    </w:p>
    <w:p w14:paraId="48EA4623" w14:textId="77777777" w:rsidR="00C04FE6" w:rsidRDefault="00C04FE6" w:rsidP="00C04FE6">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 xml:space="preserve">.1 </w:t>
      </w:r>
      <w:r>
        <w:rPr>
          <w:rFonts w:ascii="黑体" w:eastAsia="黑体" w:hAnsi="黑体" w:cs="Times New Roman" w:hint="eastAsia"/>
          <w:sz w:val="28"/>
          <w:szCs w:val="28"/>
        </w:rPr>
        <w:t>被试</w:t>
      </w:r>
    </w:p>
    <w:p w14:paraId="5B077A43" w14:textId="028F132A" w:rsidR="00C04FE6" w:rsidRPr="00C669C3" w:rsidRDefault="00C04FE6" w:rsidP="00C669C3">
      <w:pPr>
        <w:spacing w:line="288" w:lineRule="auto"/>
        <w:ind w:firstLine="480"/>
        <w:rPr>
          <w:rFonts w:ascii="宋体" w:eastAsia="宋体" w:hAnsi="宋体" w:cs="Times New Roman"/>
          <w:sz w:val="24"/>
          <w:szCs w:val="24"/>
        </w:rPr>
      </w:pPr>
      <w:r>
        <w:rPr>
          <w:rFonts w:ascii="宋体" w:eastAsia="宋体" w:hAnsi="宋体" w:cs="Times New Roman" w:hint="eastAsia"/>
          <w:sz w:val="24"/>
          <w:szCs w:val="24"/>
        </w:rPr>
        <w:t>本</w:t>
      </w:r>
      <w:proofErr w:type="gramStart"/>
      <w:r>
        <w:rPr>
          <w:rFonts w:ascii="宋体" w:eastAsia="宋体" w:hAnsi="宋体" w:cs="Times New Roman" w:hint="eastAsia"/>
          <w:sz w:val="24"/>
          <w:szCs w:val="24"/>
        </w:rPr>
        <w:t>实验共</w:t>
      </w:r>
      <w:proofErr w:type="gramEnd"/>
      <w:r w:rsidR="007B5125">
        <w:rPr>
          <w:rFonts w:ascii="Times New Roman" w:eastAsia="宋体" w:hAnsi="Times New Roman" w:cs="Times New Roman" w:hint="eastAsia"/>
          <w:color w:val="000000" w:themeColor="text1"/>
          <w:sz w:val="24"/>
          <w:szCs w:val="24"/>
        </w:rPr>
        <w:t>1</w:t>
      </w:r>
      <w:r w:rsidR="007B5125">
        <w:rPr>
          <w:rFonts w:ascii="Times New Roman" w:eastAsia="宋体" w:hAnsi="Times New Roman" w:cs="Times New Roman"/>
          <w:color w:val="000000" w:themeColor="text1"/>
          <w:sz w:val="24"/>
          <w:szCs w:val="24"/>
        </w:rPr>
        <w:t>9</w:t>
      </w:r>
      <w:r>
        <w:rPr>
          <w:rFonts w:ascii="宋体" w:eastAsia="宋体" w:hAnsi="宋体" w:cs="Times New Roman" w:hint="eastAsia"/>
          <w:sz w:val="24"/>
          <w:szCs w:val="24"/>
        </w:rPr>
        <w:t>名被试，均为北京大学在读本科生。所有被试</w:t>
      </w:r>
      <w:r w:rsidR="001A5F61">
        <w:rPr>
          <w:rFonts w:ascii="宋体" w:eastAsia="宋体" w:hAnsi="宋体" w:cs="Times New Roman" w:hint="eastAsia"/>
          <w:sz w:val="24"/>
          <w:szCs w:val="24"/>
        </w:rPr>
        <w:t>均在实验前无相关游戏经验</w:t>
      </w:r>
      <w:r>
        <w:rPr>
          <w:rFonts w:ascii="宋体" w:eastAsia="宋体" w:hAnsi="宋体" w:cs="Times New Roman" w:hint="eastAsia"/>
          <w:sz w:val="24"/>
          <w:szCs w:val="24"/>
        </w:rPr>
        <w:t>。所有被试视力或矫正视力正常。本实验</w:t>
      </w:r>
      <w:r w:rsidR="001A5F61">
        <w:rPr>
          <w:rFonts w:ascii="宋体" w:eastAsia="宋体" w:hAnsi="宋体" w:cs="Times New Roman" w:hint="eastAsia"/>
          <w:sz w:val="24"/>
          <w:szCs w:val="24"/>
        </w:rPr>
        <w:t>中被试获得</w:t>
      </w:r>
      <w:r w:rsidR="00C669C3">
        <w:rPr>
          <w:rFonts w:ascii="宋体" w:eastAsia="宋体" w:hAnsi="宋体" w:cs="Times New Roman" w:hint="eastAsia"/>
          <w:sz w:val="24"/>
          <w:szCs w:val="24"/>
        </w:rPr>
        <w:t>7</w:t>
      </w:r>
      <w:r w:rsidR="00C669C3">
        <w:rPr>
          <w:rFonts w:ascii="宋体" w:eastAsia="宋体" w:hAnsi="宋体" w:cs="Times New Roman"/>
          <w:sz w:val="24"/>
          <w:szCs w:val="24"/>
        </w:rPr>
        <w:t>5</w:t>
      </w:r>
      <w:r w:rsidR="00C669C3">
        <w:rPr>
          <w:rFonts w:ascii="宋体" w:eastAsia="宋体" w:hAnsi="宋体" w:cs="Times New Roman" w:hint="eastAsia"/>
          <w:sz w:val="24"/>
          <w:szCs w:val="24"/>
        </w:rPr>
        <w:t>元人民币被试费作为报酬</w:t>
      </w:r>
      <w:r>
        <w:rPr>
          <w:rFonts w:ascii="宋体" w:eastAsia="宋体" w:hAnsi="宋体" w:cs="Times New Roman" w:hint="eastAsia"/>
          <w:sz w:val="24"/>
          <w:szCs w:val="24"/>
        </w:rPr>
        <w:t>。</w:t>
      </w:r>
      <w:r w:rsidR="006502ED">
        <w:rPr>
          <w:rFonts w:ascii="宋体" w:eastAsia="宋体" w:hAnsi="宋体" w:cs="Times New Roman" w:hint="eastAsia"/>
          <w:sz w:val="24"/>
          <w:szCs w:val="24"/>
        </w:rPr>
        <w:t>本研究获得北京大学心理与认知科学学院伦理委员会批准。</w:t>
      </w:r>
    </w:p>
    <w:p w14:paraId="7E488B62" w14:textId="1C5390AA" w:rsidR="00297F5A" w:rsidRDefault="00297F5A" w:rsidP="00297F5A">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w:t>
      </w:r>
      <w:r w:rsidR="00C04FE6">
        <w:rPr>
          <w:rFonts w:ascii="Times New Roman" w:eastAsia="宋体" w:hAnsi="Times New Roman" w:cs="Times New Roman"/>
          <w:sz w:val="28"/>
          <w:szCs w:val="28"/>
        </w:rPr>
        <w:t>2</w:t>
      </w:r>
      <w:r>
        <w:rPr>
          <w:rFonts w:ascii="Times New Roman" w:eastAsia="宋体" w:hAnsi="Times New Roman" w:cs="Times New Roman"/>
          <w:sz w:val="28"/>
          <w:szCs w:val="28"/>
        </w:rPr>
        <w:t xml:space="preserve"> </w:t>
      </w:r>
      <w:r>
        <w:rPr>
          <w:rFonts w:ascii="黑体" w:eastAsia="黑体" w:hAnsi="黑体" w:cs="Times New Roman" w:hint="eastAsia"/>
          <w:sz w:val="28"/>
          <w:szCs w:val="28"/>
        </w:rPr>
        <w:t>实验材料</w:t>
      </w:r>
    </w:p>
    <w:p w14:paraId="40181AF3" w14:textId="50803252" w:rsidR="00297F5A" w:rsidRDefault="00297F5A" w:rsidP="00297F5A">
      <w:pPr>
        <w:spacing w:line="288" w:lineRule="auto"/>
        <w:ind w:firstLine="480"/>
        <w:rPr>
          <w:rFonts w:ascii="Times New Roman" w:eastAsia="宋体" w:hAnsi="Times New Roman" w:cs="Times New Roman"/>
          <w:sz w:val="24"/>
          <w:szCs w:val="24"/>
        </w:rPr>
      </w:pPr>
      <w:r w:rsidRPr="002D2A7C">
        <w:rPr>
          <w:rFonts w:ascii="Times New Roman" w:eastAsia="宋体" w:hAnsi="Times New Roman" w:cs="Times New Roman"/>
          <w:sz w:val="24"/>
          <w:szCs w:val="24"/>
        </w:rPr>
        <w:t>本实验中</w:t>
      </w:r>
      <w:r w:rsidR="00FA485E" w:rsidRPr="002D2A7C">
        <w:rPr>
          <w:rFonts w:ascii="Times New Roman" w:eastAsia="宋体" w:hAnsi="Times New Roman" w:cs="Times New Roman"/>
          <w:sz w:val="24"/>
          <w:szCs w:val="24"/>
        </w:rPr>
        <w:t>使用的</w:t>
      </w:r>
      <w:r w:rsidR="009E3D5C" w:rsidRPr="002D2A7C">
        <w:rPr>
          <w:rFonts w:ascii="Times New Roman" w:eastAsia="宋体" w:hAnsi="Times New Roman" w:cs="Times New Roman"/>
          <w:sz w:val="24"/>
          <w:szCs w:val="24"/>
        </w:rPr>
        <w:t>视频材料来自北京大学心理与认知科学学院</w:t>
      </w:r>
      <w:r w:rsidR="000C0B42" w:rsidRPr="002D2A7C">
        <w:rPr>
          <w:rFonts w:ascii="Times New Roman" w:eastAsia="宋体" w:hAnsi="Times New Roman" w:cs="Times New Roman"/>
          <w:sz w:val="24"/>
          <w:szCs w:val="24"/>
        </w:rPr>
        <w:t>计算与决策实验室的博士生陆杨帆</w:t>
      </w:r>
      <w:commentRangeStart w:id="14"/>
      <w:r w:rsidR="000C0B42" w:rsidRPr="002D2A7C">
        <w:rPr>
          <w:rFonts w:ascii="Times New Roman" w:eastAsia="宋体" w:hAnsi="Times New Roman" w:cs="Times New Roman"/>
          <w:sz w:val="24"/>
          <w:szCs w:val="24"/>
        </w:rPr>
        <w:t>在</w:t>
      </w:r>
      <w:commentRangeEnd w:id="14"/>
      <w:r w:rsidR="00E45AA0">
        <w:rPr>
          <w:rStyle w:val="aa"/>
        </w:rPr>
        <w:commentReference w:id="14"/>
      </w:r>
      <w:r w:rsidR="000C0B42" w:rsidRPr="002D2A7C">
        <w:rPr>
          <w:rFonts w:ascii="Times New Roman" w:eastAsia="宋体" w:hAnsi="Times New Roman" w:cs="Times New Roman"/>
          <w:sz w:val="24"/>
          <w:szCs w:val="24"/>
        </w:rPr>
        <w:t>其博士项目中收集到的数据生成</w:t>
      </w:r>
      <w:r w:rsidR="00333E4B" w:rsidRPr="002D2A7C">
        <w:rPr>
          <w:rFonts w:ascii="Times New Roman" w:eastAsia="宋体" w:hAnsi="Times New Roman" w:cs="Times New Roman"/>
          <w:sz w:val="24"/>
          <w:szCs w:val="24"/>
        </w:rPr>
        <w:t>，指导老师为张航老师。</w:t>
      </w:r>
      <w:r w:rsidR="003A7870" w:rsidRPr="002D2A7C">
        <w:rPr>
          <w:rFonts w:ascii="Times New Roman" w:eastAsia="宋体" w:hAnsi="Times New Roman" w:cs="Times New Roman"/>
          <w:sz w:val="24"/>
          <w:szCs w:val="24"/>
        </w:rPr>
        <w:t>生成视频的数据为</w:t>
      </w:r>
      <w:r w:rsidR="004B6205" w:rsidRPr="002D2A7C">
        <w:rPr>
          <w:rFonts w:ascii="Times New Roman" w:eastAsia="宋体" w:hAnsi="Times New Roman" w:cs="Times New Roman"/>
          <w:sz w:val="24"/>
          <w:szCs w:val="24"/>
        </w:rPr>
        <w:t>陆杨帆在实验中收集的被试通关游戏的操作序列，</w:t>
      </w:r>
      <w:r w:rsidR="00535ABC" w:rsidRPr="002D2A7C">
        <w:rPr>
          <w:rFonts w:ascii="Times New Roman" w:eastAsia="宋体" w:hAnsi="Times New Roman" w:cs="Times New Roman"/>
          <w:sz w:val="24"/>
          <w:szCs w:val="24"/>
        </w:rPr>
        <w:t>生成得到的视频即为</w:t>
      </w:r>
      <w:r w:rsidR="00EF39D0" w:rsidRPr="002D2A7C">
        <w:rPr>
          <w:rFonts w:ascii="Times New Roman" w:eastAsia="宋体" w:hAnsi="Times New Roman" w:cs="Times New Roman"/>
          <w:sz w:val="24"/>
          <w:szCs w:val="24"/>
        </w:rPr>
        <w:t>依次匀速执行该被试操作的视频。</w:t>
      </w:r>
      <w:ins w:id="15" w:author="JiangLinfeng" w:date="2023-10-20T20:14:00Z">
        <w:r w:rsidR="006A12B7">
          <w:rPr>
            <w:rFonts w:ascii="Times New Roman" w:eastAsia="宋体" w:hAnsi="Times New Roman" w:cs="Times New Roman" w:hint="eastAsia"/>
            <w:sz w:val="24"/>
            <w:szCs w:val="24"/>
          </w:rPr>
          <w:t>选择视频的方式为</w:t>
        </w:r>
        <w:r w:rsidR="001A4DFB">
          <w:rPr>
            <w:rFonts w:ascii="Times New Roman" w:eastAsia="宋体" w:hAnsi="Times New Roman" w:cs="Times New Roman" w:hint="eastAsia"/>
            <w:sz w:val="24"/>
            <w:szCs w:val="24"/>
          </w:rPr>
          <w:t>通过计算相对保守程度</w:t>
        </w:r>
        <w:r w:rsidR="00AF5306">
          <w:rPr>
            <w:rFonts w:ascii="Times New Roman" w:eastAsia="宋体" w:hAnsi="Times New Roman" w:cs="Times New Roman" w:hint="eastAsia"/>
            <w:sz w:val="24"/>
            <w:szCs w:val="24"/>
          </w:rPr>
          <w:t>，在每个关卡中选择了</w:t>
        </w:r>
      </w:ins>
      <w:ins w:id="16" w:author="JiangLinfeng" w:date="2023-10-20T20:16:00Z">
        <w:r w:rsidR="00DF2CAC">
          <w:rPr>
            <w:rFonts w:ascii="Times New Roman" w:eastAsia="宋体" w:hAnsi="Times New Roman" w:cs="Times New Roman" w:hint="eastAsia"/>
            <w:sz w:val="24"/>
            <w:szCs w:val="24"/>
          </w:rPr>
          <w:t>相对具有</w:t>
        </w:r>
        <w:r w:rsidR="00E804F0">
          <w:rPr>
            <w:rFonts w:ascii="Times New Roman" w:eastAsia="宋体" w:hAnsi="Times New Roman" w:cs="Times New Roman" w:hint="eastAsia"/>
            <w:sz w:val="24"/>
            <w:szCs w:val="24"/>
          </w:rPr>
          <w:t>代表性的</w:t>
        </w:r>
      </w:ins>
      <w:ins w:id="17" w:author="JiangLinfeng" w:date="2023-10-20T20:17:00Z">
        <w:r w:rsidR="00B95839">
          <w:rPr>
            <w:rFonts w:ascii="Times New Roman" w:eastAsia="宋体" w:hAnsi="Times New Roman" w:cs="Times New Roman" w:hint="eastAsia"/>
            <w:sz w:val="24"/>
            <w:szCs w:val="24"/>
          </w:rPr>
          <w:t>三个相对保守程度低、中、高水平的视频</w:t>
        </w:r>
        <w:r w:rsidR="0076197C">
          <w:rPr>
            <w:rFonts w:ascii="Times New Roman" w:eastAsia="宋体" w:hAnsi="Times New Roman" w:cs="Times New Roman" w:hint="eastAsia"/>
            <w:sz w:val="24"/>
            <w:szCs w:val="24"/>
          </w:rPr>
          <w:t>作为实验的材料</w:t>
        </w:r>
      </w:ins>
      <w:ins w:id="18" w:author="JiangLinfeng" w:date="2023-10-20T20:18:00Z">
        <w:r w:rsidR="00176DE5">
          <w:rPr>
            <w:rFonts w:ascii="Times New Roman" w:eastAsia="宋体" w:hAnsi="Times New Roman" w:cs="Times New Roman" w:hint="eastAsia"/>
            <w:sz w:val="24"/>
            <w:szCs w:val="24"/>
          </w:rPr>
          <w:t>（需要指出的是，在第三个关卡中相对保守水平不具有区分度，我们采取</w:t>
        </w:r>
        <w:r w:rsidR="000B09BA">
          <w:rPr>
            <w:rFonts w:ascii="Times New Roman" w:eastAsia="宋体" w:hAnsi="Times New Roman" w:cs="Times New Roman" w:hint="eastAsia"/>
            <w:sz w:val="24"/>
            <w:szCs w:val="24"/>
          </w:rPr>
          <w:t>另一</w:t>
        </w:r>
        <w:r w:rsidR="00687D66">
          <w:rPr>
            <w:rFonts w:ascii="Times New Roman" w:eastAsia="宋体" w:hAnsi="Times New Roman" w:cs="Times New Roman" w:hint="eastAsia"/>
            <w:sz w:val="24"/>
            <w:szCs w:val="24"/>
          </w:rPr>
          <w:t>类似的指标进行视频的遴选</w:t>
        </w:r>
      </w:ins>
      <w:ins w:id="19" w:author="JiangLinfeng" w:date="2023-10-20T20:19:00Z">
        <w:r w:rsidR="00C9727F">
          <w:rPr>
            <w:rFonts w:ascii="Times New Roman" w:eastAsia="宋体" w:hAnsi="Times New Roman" w:cs="Times New Roman" w:hint="eastAsia"/>
            <w:sz w:val="24"/>
            <w:szCs w:val="24"/>
          </w:rPr>
          <w:t>，详情见附录</w:t>
        </w:r>
        <w:r w:rsidR="00C9727F">
          <w:rPr>
            <w:rFonts w:ascii="Times New Roman" w:eastAsia="宋体" w:hAnsi="Times New Roman" w:cs="Times New Roman" w:hint="eastAsia"/>
            <w:sz w:val="24"/>
            <w:szCs w:val="24"/>
          </w:rPr>
          <w:t>4</w:t>
        </w:r>
      </w:ins>
      <w:ins w:id="20" w:author="JiangLinfeng" w:date="2023-10-20T20:18:00Z">
        <w:r w:rsidR="00176DE5">
          <w:rPr>
            <w:rFonts w:ascii="Times New Roman" w:eastAsia="宋体" w:hAnsi="Times New Roman" w:cs="Times New Roman" w:hint="eastAsia"/>
            <w:sz w:val="24"/>
            <w:szCs w:val="24"/>
          </w:rPr>
          <w:t>）。</w:t>
        </w:r>
      </w:ins>
      <w:r w:rsidR="00EF39D0" w:rsidRPr="002D2A7C">
        <w:rPr>
          <w:rFonts w:ascii="Times New Roman" w:eastAsia="宋体" w:hAnsi="Times New Roman" w:cs="Times New Roman"/>
          <w:sz w:val="24"/>
          <w:szCs w:val="24"/>
        </w:rPr>
        <w:t>视频</w:t>
      </w:r>
      <w:proofErr w:type="gramStart"/>
      <w:r w:rsidR="00EF39D0" w:rsidRPr="002D2A7C">
        <w:rPr>
          <w:rFonts w:ascii="Times New Roman" w:eastAsia="宋体" w:hAnsi="Times New Roman" w:cs="Times New Roman"/>
          <w:sz w:val="24"/>
          <w:szCs w:val="24"/>
        </w:rPr>
        <w:t>的帧率为</w:t>
      </w:r>
      <w:proofErr w:type="gramEnd"/>
      <w:r w:rsidR="002D2A7C" w:rsidRPr="002D2A7C">
        <w:rPr>
          <w:rFonts w:ascii="Times New Roman" w:eastAsia="宋体" w:hAnsi="Times New Roman" w:cs="Times New Roman"/>
          <w:sz w:val="24"/>
          <w:szCs w:val="24"/>
        </w:rPr>
        <w:t>4</w:t>
      </w:r>
      <w:r w:rsidR="002D2A7C">
        <w:rPr>
          <w:rFonts w:ascii="Times New Roman" w:eastAsia="宋体" w:hAnsi="Times New Roman" w:cs="Times New Roman"/>
          <w:sz w:val="24"/>
          <w:szCs w:val="24"/>
        </w:rPr>
        <w:t xml:space="preserve"> </w:t>
      </w:r>
      <w:r w:rsidR="002D2A7C" w:rsidRPr="002D2A7C">
        <w:rPr>
          <w:rFonts w:ascii="Times New Roman" w:eastAsia="宋体" w:hAnsi="Times New Roman" w:cs="Times New Roman"/>
          <w:sz w:val="24"/>
          <w:szCs w:val="24"/>
        </w:rPr>
        <w:t>fps</w:t>
      </w:r>
      <w:r w:rsidR="0078476A">
        <w:rPr>
          <w:rFonts w:ascii="Times New Roman" w:eastAsia="宋体" w:hAnsi="Times New Roman" w:cs="Times New Roman" w:hint="eastAsia"/>
          <w:sz w:val="24"/>
          <w:szCs w:val="24"/>
        </w:rPr>
        <w:t>，</w:t>
      </w:r>
      <w:r w:rsidR="00E94408">
        <w:rPr>
          <w:rFonts w:ascii="Times New Roman" w:eastAsia="宋体" w:hAnsi="Times New Roman" w:cs="Times New Roman" w:hint="eastAsia"/>
          <w:sz w:val="24"/>
          <w:szCs w:val="24"/>
        </w:rPr>
        <w:t>每帧中</w:t>
      </w:r>
      <w:r w:rsidR="00E8706F">
        <w:rPr>
          <w:rFonts w:ascii="Times New Roman" w:eastAsia="宋体" w:hAnsi="Times New Roman" w:cs="Times New Roman" w:hint="eastAsia"/>
          <w:sz w:val="24"/>
          <w:szCs w:val="24"/>
        </w:rPr>
        <w:t>玩家操纵的物体可以向上下</w:t>
      </w:r>
      <w:proofErr w:type="gramStart"/>
      <w:r w:rsidR="00E8706F">
        <w:rPr>
          <w:rFonts w:ascii="Times New Roman" w:eastAsia="宋体" w:hAnsi="Times New Roman" w:cs="Times New Roman" w:hint="eastAsia"/>
          <w:sz w:val="24"/>
          <w:szCs w:val="24"/>
        </w:rPr>
        <w:t>左右某</w:t>
      </w:r>
      <w:proofErr w:type="gramEnd"/>
      <w:r w:rsidR="00E8706F">
        <w:rPr>
          <w:rFonts w:ascii="Times New Roman" w:eastAsia="宋体" w:hAnsi="Times New Roman" w:cs="Times New Roman" w:hint="eastAsia"/>
          <w:sz w:val="24"/>
          <w:szCs w:val="24"/>
        </w:rPr>
        <w:t>方向移动一个单位。</w:t>
      </w:r>
      <w:r w:rsidR="0078476A">
        <w:rPr>
          <w:rFonts w:ascii="Times New Roman" w:eastAsia="宋体" w:hAnsi="Times New Roman" w:cs="Times New Roman" w:hint="eastAsia"/>
          <w:sz w:val="24"/>
          <w:szCs w:val="24"/>
        </w:rPr>
        <w:t>某关卡的视频截图如图</w:t>
      </w:r>
      <w:r w:rsidR="0078476A">
        <w:rPr>
          <w:rFonts w:ascii="Times New Roman" w:eastAsia="宋体" w:hAnsi="Times New Roman" w:cs="Times New Roman" w:hint="eastAsia"/>
          <w:sz w:val="24"/>
          <w:szCs w:val="24"/>
        </w:rPr>
        <w:t>1</w:t>
      </w:r>
      <w:r w:rsidR="0078476A">
        <w:rPr>
          <w:rFonts w:ascii="Times New Roman" w:eastAsia="宋体" w:hAnsi="Times New Roman" w:cs="Times New Roman" w:hint="eastAsia"/>
          <w:sz w:val="24"/>
          <w:szCs w:val="24"/>
        </w:rPr>
        <w:t>所示。</w:t>
      </w:r>
    </w:p>
    <w:p w14:paraId="57BF45D1" w14:textId="1D9A40F3" w:rsidR="0078476A" w:rsidRDefault="00966C07" w:rsidP="00966C07">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4CA76D4" wp14:editId="578B8FA5">
            <wp:extent cx="4773608" cy="2586807"/>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3853" cy="2603197"/>
                    </a:xfrm>
                    <a:prstGeom prst="rect">
                      <a:avLst/>
                    </a:prstGeom>
                  </pic:spPr>
                </pic:pic>
              </a:graphicData>
            </a:graphic>
          </wp:inline>
        </w:drawing>
      </w:r>
    </w:p>
    <w:p w14:paraId="41BA743B" w14:textId="3C2C89BE" w:rsidR="0038746D" w:rsidRDefault="0038746D" w:rsidP="00966C07">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图</w:t>
      </w:r>
      <w:r>
        <w:rPr>
          <w:rFonts w:ascii="Times New Roman" w:eastAsia="宋体" w:hAnsi="Times New Roman" w:cs="Times New Roman"/>
          <w:sz w:val="24"/>
          <w:szCs w:val="24"/>
        </w:rPr>
        <w:t xml:space="preserve">1 </w:t>
      </w:r>
      <w:r w:rsidR="00E95E50">
        <w:rPr>
          <w:rFonts w:ascii="Times New Roman" w:eastAsia="宋体" w:hAnsi="Times New Roman" w:cs="Times New Roman" w:hint="eastAsia"/>
          <w:sz w:val="24"/>
          <w:szCs w:val="24"/>
        </w:rPr>
        <w:t>某关卡的视频截图</w:t>
      </w:r>
    </w:p>
    <w:p w14:paraId="1FDE2022" w14:textId="77777777" w:rsidR="00736D38" w:rsidRDefault="00736D38" w:rsidP="00767A05">
      <w:pPr>
        <w:spacing w:line="288" w:lineRule="auto"/>
        <w:ind w:firstLine="480"/>
        <w:jc w:val="left"/>
        <w:rPr>
          <w:ins w:id="21" w:author="JiangLinfeng" w:date="2023-10-19T20:24:00Z"/>
          <w:rFonts w:ascii="Times New Roman" w:eastAsia="宋体" w:hAnsi="Times New Roman" w:cs="Times New Roman"/>
          <w:sz w:val="24"/>
          <w:szCs w:val="24"/>
        </w:rPr>
      </w:pPr>
    </w:p>
    <w:p w14:paraId="27837C50" w14:textId="77777777" w:rsidR="00736D38" w:rsidRDefault="00736D38" w:rsidP="00736D38">
      <w:pPr>
        <w:spacing w:line="288" w:lineRule="auto"/>
        <w:ind w:firstLine="480"/>
        <w:jc w:val="left"/>
        <w:rPr>
          <w:ins w:id="22" w:author="JiangLinfeng" w:date="2023-10-19T20:24:00Z"/>
          <w:rFonts w:ascii="Times New Roman" w:eastAsia="宋体" w:hAnsi="Times New Roman" w:cs="Times New Roman"/>
          <w:sz w:val="24"/>
          <w:szCs w:val="24"/>
        </w:rPr>
      </w:pPr>
      <w:ins w:id="23" w:author="JiangLinfeng" w:date="2023-10-19T20:24:00Z">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所示，该游戏的所有规则由游戏界面中的“</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”式陈述句确立，要求被试操作由“</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是你”规则指定的游戏角色进行移动、推动可动的物体与字块，任意创造、改变、消除不同游戏规则，最终使操作的游戏角色与由“</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是胜利”定义的物品重合获得游戏的胜利。例如在图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所示关卡中，被试需操作梨子并构建“柠檬是胜利”的规则，并最后使梨子与柠檬重合获得胜利。</w:t>
        </w:r>
      </w:ins>
    </w:p>
    <w:p w14:paraId="13AD1BFD" w14:textId="0664C329" w:rsidR="00941412" w:rsidRDefault="0088411A" w:rsidP="00431DE0">
      <w:pPr>
        <w:spacing w:line="288" w:lineRule="auto"/>
        <w:ind w:firstLineChars="200" w:firstLine="480"/>
        <w:jc w:val="left"/>
        <w:rPr>
          <w:rFonts w:ascii="Times New Roman" w:eastAsia="宋体" w:hAnsi="Times New Roman" w:cs="Times New Roman"/>
          <w:sz w:val="24"/>
          <w:szCs w:val="24"/>
        </w:rPr>
      </w:pPr>
      <w:commentRangeStart w:id="24"/>
      <w:r w:rsidRPr="3BCD707E">
        <w:rPr>
          <w:rFonts w:ascii="Times New Roman" w:eastAsia="宋体" w:hAnsi="Times New Roman" w:cs="Times New Roman"/>
          <w:sz w:val="24"/>
          <w:szCs w:val="24"/>
        </w:rPr>
        <w:t>本实验</w:t>
      </w:r>
      <w:r w:rsidR="00CE4338" w:rsidRPr="3BCD707E">
        <w:rPr>
          <w:rFonts w:ascii="Times New Roman" w:eastAsia="宋体" w:hAnsi="Times New Roman" w:cs="Times New Roman"/>
          <w:sz w:val="24"/>
          <w:szCs w:val="24"/>
        </w:rPr>
        <w:t>中所有使用的视频来自五个关卡</w:t>
      </w:r>
      <w:commentRangeEnd w:id="24"/>
      <w:r>
        <w:commentReference w:id="24"/>
      </w:r>
      <w:r w:rsidR="00CE4338" w:rsidRPr="3BCD707E">
        <w:rPr>
          <w:rFonts w:ascii="Times New Roman" w:eastAsia="宋体" w:hAnsi="Times New Roman" w:cs="Times New Roman"/>
          <w:sz w:val="24"/>
          <w:szCs w:val="24"/>
        </w:rPr>
        <w:t>，</w:t>
      </w:r>
      <w:r w:rsidR="003C1A74" w:rsidRPr="3BCD707E">
        <w:rPr>
          <w:rFonts w:ascii="Times New Roman" w:eastAsia="宋体" w:hAnsi="Times New Roman" w:cs="Times New Roman"/>
          <w:sz w:val="24"/>
          <w:szCs w:val="24"/>
        </w:rPr>
        <w:t>其中每个关卡有三种</w:t>
      </w:r>
      <w:r w:rsidR="00F814CA" w:rsidRPr="3BCD707E">
        <w:rPr>
          <w:rFonts w:ascii="Times New Roman" w:eastAsia="宋体" w:hAnsi="Times New Roman" w:cs="Times New Roman"/>
          <w:sz w:val="24"/>
          <w:szCs w:val="24"/>
        </w:rPr>
        <w:t>不同</w:t>
      </w:r>
      <w:del w:id="25" w:author="JiangLinfeng" w:date="2023-10-20T15:53:00Z">
        <w:r w:rsidR="00C57539" w:rsidRPr="3BCD707E" w:rsidDel="00387C34">
          <w:rPr>
            <w:rFonts w:ascii="Times New Roman" w:eastAsia="宋体" w:hAnsi="Times New Roman" w:cs="Times New Roman"/>
            <w:sz w:val="24"/>
            <w:szCs w:val="24"/>
          </w:rPr>
          <w:delText>存留</w:delText>
        </w:r>
        <w:r w:rsidR="00A8674C" w:rsidRPr="3BCD707E" w:rsidDel="00387C34">
          <w:rPr>
            <w:rFonts w:ascii="Times New Roman" w:eastAsia="宋体" w:hAnsi="Times New Roman" w:cs="Times New Roman"/>
            <w:sz w:val="24"/>
            <w:szCs w:val="24"/>
          </w:rPr>
          <w:delText>水平</w:delText>
        </w:r>
      </w:del>
      <w:ins w:id="26" w:author="JiangLinfeng" w:date="2023-10-20T15:53:00Z">
        <w:r w:rsidR="00387C34">
          <w:rPr>
            <w:rFonts w:ascii="Times New Roman" w:eastAsia="宋体" w:hAnsi="Times New Roman" w:cs="Times New Roman"/>
            <w:sz w:val="24"/>
            <w:szCs w:val="24"/>
          </w:rPr>
          <w:t>相对保守程度</w:t>
        </w:r>
      </w:ins>
      <w:r w:rsidR="00C57539" w:rsidRPr="3BCD707E">
        <w:rPr>
          <w:rFonts w:ascii="Times New Roman" w:eastAsia="宋体" w:hAnsi="Times New Roman" w:cs="Times New Roman"/>
          <w:sz w:val="24"/>
          <w:szCs w:val="24"/>
        </w:rPr>
        <w:t>(preservation)</w:t>
      </w:r>
      <w:r w:rsidR="00C57539" w:rsidRPr="3BCD707E">
        <w:rPr>
          <w:rFonts w:ascii="Times New Roman" w:eastAsia="宋体" w:hAnsi="Times New Roman" w:cs="Times New Roman"/>
          <w:sz w:val="24"/>
          <w:szCs w:val="24"/>
        </w:rPr>
        <w:t>的通关方式</w:t>
      </w:r>
      <w:r w:rsidR="00B16B43" w:rsidRPr="3BCD707E">
        <w:rPr>
          <w:rFonts w:ascii="Times New Roman" w:eastAsia="宋体" w:hAnsi="Times New Roman" w:cs="Times New Roman"/>
          <w:sz w:val="24"/>
          <w:szCs w:val="24"/>
        </w:rPr>
        <w:t>。</w:t>
      </w:r>
      <w:del w:id="27" w:author="JiangLinfeng" w:date="2023-10-20T15:53:00Z">
        <w:r w:rsidR="00B16B43" w:rsidRPr="3BCD707E" w:rsidDel="00387C34">
          <w:rPr>
            <w:rFonts w:ascii="Times New Roman" w:eastAsia="宋体" w:hAnsi="Times New Roman" w:cs="Times New Roman"/>
            <w:sz w:val="24"/>
            <w:szCs w:val="24"/>
          </w:rPr>
          <w:delText>存留水</w:delText>
        </w:r>
        <w:r w:rsidR="00E4607A" w:rsidRPr="3BCD707E" w:rsidDel="00387C34">
          <w:rPr>
            <w:rFonts w:ascii="Times New Roman" w:eastAsia="宋体" w:hAnsi="Times New Roman" w:cs="Times New Roman"/>
            <w:sz w:val="24"/>
            <w:szCs w:val="24"/>
          </w:rPr>
          <w:delText>平</w:delText>
        </w:r>
      </w:del>
      <w:ins w:id="28" w:author="JiangLinfeng" w:date="2023-10-20T15:53:00Z">
        <w:r w:rsidR="00387C34">
          <w:rPr>
            <w:rFonts w:ascii="Times New Roman" w:eastAsia="宋体" w:hAnsi="Times New Roman" w:cs="Times New Roman"/>
            <w:sz w:val="24"/>
            <w:szCs w:val="24"/>
          </w:rPr>
          <w:t>相对保守程度</w:t>
        </w:r>
      </w:ins>
      <w:r w:rsidR="00E4607A" w:rsidRPr="3BCD707E">
        <w:rPr>
          <w:rFonts w:ascii="Times New Roman" w:eastAsia="宋体" w:hAnsi="Times New Roman" w:cs="Times New Roman"/>
          <w:sz w:val="24"/>
          <w:szCs w:val="24"/>
        </w:rPr>
        <w:t>的定义如下：</w:t>
      </w:r>
      <w:r w:rsidR="001A2655" w:rsidRPr="3BCD707E">
        <w:rPr>
          <w:rFonts w:ascii="Times New Roman" w:eastAsia="宋体" w:hAnsi="Times New Roman" w:cs="Times New Roman"/>
          <w:sz w:val="24"/>
          <w:szCs w:val="24"/>
        </w:rPr>
        <w:t>将所有被试在某个关卡的通关方法绘制在</w:t>
      </w:r>
      <w:r w:rsidR="00767A05" w:rsidRPr="3BCD707E">
        <w:rPr>
          <w:rFonts w:ascii="Times New Roman" w:eastAsia="宋体" w:hAnsi="Times New Roman" w:cs="Times New Roman"/>
          <w:sz w:val="24"/>
          <w:szCs w:val="24"/>
        </w:rPr>
        <w:t>如图</w:t>
      </w:r>
      <w:r w:rsidR="00767A05" w:rsidRPr="3BCD707E">
        <w:rPr>
          <w:rFonts w:ascii="Times New Roman" w:eastAsia="宋体" w:hAnsi="Times New Roman" w:cs="Times New Roman"/>
          <w:sz w:val="24"/>
          <w:szCs w:val="24"/>
        </w:rPr>
        <w:t>2</w:t>
      </w:r>
      <w:r w:rsidR="00767A05" w:rsidRPr="3BCD707E">
        <w:rPr>
          <w:rFonts w:ascii="Times New Roman" w:eastAsia="宋体" w:hAnsi="Times New Roman" w:cs="Times New Roman"/>
          <w:sz w:val="24"/>
          <w:szCs w:val="24"/>
        </w:rPr>
        <w:t>的</w:t>
      </w:r>
      <w:r w:rsidR="001A2655" w:rsidRPr="3BCD707E">
        <w:rPr>
          <w:rFonts w:ascii="Times New Roman" w:eastAsia="宋体" w:hAnsi="Times New Roman" w:cs="Times New Roman"/>
          <w:sz w:val="24"/>
          <w:szCs w:val="24"/>
        </w:rPr>
        <w:t>有向图中，</w:t>
      </w:r>
      <w:r w:rsidR="00F431C3" w:rsidRPr="3BCD707E">
        <w:rPr>
          <w:rFonts w:ascii="Times New Roman" w:eastAsia="宋体" w:hAnsi="Times New Roman" w:cs="Times New Roman"/>
          <w:sz w:val="24"/>
          <w:szCs w:val="24"/>
        </w:rPr>
        <w:t>即某一条</w:t>
      </w:r>
      <w:r w:rsidR="005024FA" w:rsidRPr="3BCD707E">
        <w:rPr>
          <w:rFonts w:ascii="Times New Roman" w:eastAsia="宋体" w:hAnsi="Times New Roman" w:cs="Times New Roman"/>
          <w:sz w:val="24"/>
          <w:szCs w:val="24"/>
        </w:rPr>
        <w:t>从起点至重点的路径，</w:t>
      </w:r>
      <w:r w:rsidR="001A2655" w:rsidRPr="3BCD707E">
        <w:rPr>
          <w:rFonts w:ascii="Times New Roman" w:eastAsia="宋体" w:hAnsi="Times New Roman" w:cs="Times New Roman"/>
          <w:sz w:val="24"/>
          <w:szCs w:val="24"/>
        </w:rPr>
        <w:t>每个节点代表一个状态</w:t>
      </w:r>
      <w:r w:rsidR="007072DF" w:rsidRPr="3BCD707E">
        <w:rPr>
          <w:rFonts w:ascii="Times New Roman" w:eastAsia="宋体" w:hAnsi="Times New Roman" w:cs="Times New Roman"/>
          <w:sz w:val="24"/>
          <w:szCs w:val="24"/>
        </w:rPr>
        <w:t>(</w:t>
      </w:r>
      <w:r w:rsidR="001A2655" w:rsidRPr="3BCD707E">
        <w:rPr>
          <w:rFonts w:ascii="Times New Roman" w:eastAsia="宋体" w:hAnsi="Times New Roman" w:cs="Times New Roman"/>
          <w:sz w:val="24"/>
          <w:szCs w:val="24"/>
        </w:rPr>
        <w:t>state</w:t>
      </w:r>
      <w:r w:rsidR="007072DF" w:rsidRPr="3BCD707E">
        <w:rPr>
          <w:rFonts w:ascii="Times New Roman" w:eastAsia="宋体" w:hAnsi="Times New Roman" w:cs="Times New Roman"/>
          <w:sz w:val="24"/>
          <w:szCs w:val="24"/>
        </w:rPr>
        <w:t>)</w:t>
      </w:r>
      <w:r w:rsidR="001A2655" w:rsidRPr="3BCD707E">
        <w:rPr>
          <w:rFonts w:ascii="Times New Roman" w:eastAsia="宋体" w:hAnsi="Times New Roman" w:cs="Times New Roman"/>
          <w:sz w:val="24"/>
          <w:szCs w:val="24"/>
        </w:rPr>
        <w:t>，边的粗细代表所有被试经过这一步的次数，将一条通关路径中所有具有</w:t>
      </w:r>
      <w:proofErr w:type="gramStart"/>
      <w:r w:rsidR="001A2655" w:rsidRPr="3BCD707E">
        <w:rPr>
          <w:rFonts w:ascii="Times New Roman" w:eastAsia="宋体" w:hAnsi="Times New Roman" w:cs="Times New Roman"/>
          <w:sz w:val="24"/>
          <w:szCs w:val="24"/>
        </w:rPr>
        <w:t>非零访问</w:t>
      </w:r>
      <w:proofErr w:type="gramEnd"/>
      <w:r w:rsidR="001A2655" w:rsidRPr="3BCD707E">
        <w:rPr>
          <w:rFonts w:ascii="Times New Roman" w:eastAsia="宋体" w:hAnsi="Times New Roman" w:cs="Times New Roman"/>
          <w:sz w:val="24"/>
          <w:szCs w:val="24"/>
        </w:rPr>
        <w:t>次数的边的访问次数的均值称为</w:t>
      </w:r>
      <w:del w:id="29" w:author="JiangLinfeng" w:date="2023-10-20T15:53:00Z">
        <w:r w:rsidR="00767A05" w:rsidRPr="3BCD707E" w:rsidDel="00387C34">
          <w:rPr>
            <w:rFonts w:ascii="Times New Roman" w:eastAsia="宋体" w:hAnsi="Times New Roman" w:cs="Times New Roman"/>
            <w:sz w:val="24"/>
            <w:szCs w:val="24"/>
          </w:rPr>
          <w:delText>存留水平</w:delText>
        </w:r>
      </w:del>
      <w:ins w:id="30" w:author="JiangLinfeng" w:date="2023-10-20T15:53:00Z">
        <w:r w:rsidR="00387C34">
          <w:rPr>
            <w:rFonts w:ascii="Times New Roman" w:eastAsia="宋体" w:hAnsi="Times New Roman" w:cs="Times New Roman"/>
            <w:sz w:val="24"/>
            <w:szCs w:val="24"/>
          </w:rPr>
          <w:t>相对保守程度</w:t>
        </w:r>
      </w:ins>
      <w:r w:rsidR="001A2655" w:rsidRPr="3BCD707E">
        <w:rPr>
          <w:rFonts w:ascii="Times New Roman" w:eastAsia="宋体" w:hAnsi="Times New Roman" w:cs="Times New Roman"/>
          <w:sz w:val="24"/>
          <w:szCs w:val="24"/>
        </w:rPr>
        <w:t>，可以直观地认为</w:t>
      </w:r>
      <w:del w:id="31" w:author="JiangLinfeng" w:date="2023-10-20T15:53:00Z">
        <w:r w:rsidR="00767A05" w:rsidRPr="3BCD707E" w:rsidDel="00387C34">
          <w:rPr>
            <w:rFonts w:ascii="Times New Roman" w:eastAsia="宋体" w:hAnsi="Times New Roman" w:cs="Times New Roman"/>
            <w:sz w:val="24"/>
            <w:szCs w:val="24"/>
          </w:rPr>
          <w:delText>存留水平</w:delText>
        </w:r>
      </w:del>
      <w:ins w:id="32" w:author="JiangLinfeng" w:date="2023-10-20T15:53:00Z">
        <w:r w:rsidR="00387C34">
          <w:rPr>
            <w:rFonts w:ascii="Times New Roman" w:eastAsia="宋体" w:hAnsi="Times New Roman" w:cs="Times New Roman"/>
            <w:sz w:val="24"/>
            <w:szCs w:val="24"/>
          </w:rPr>
          <w:t>相对保守程度</w:t>
        </w:r>
      </w:ins>
      <w:r w:rsidR="001A2655" w:rsidRPr="3BCD707E">
        <w:rPr>
          <w:rFonts w:ascii="Times New Roman" w:eastAsia="宋体" w:hAnsi="Times New Roman" w:cs="Times New Roman"/>
          <w:sz w:val="24"/>
          <w:szCs w:val="24"/>
        </w:rPr>
        <w:t>越</w:t>
      </w:r>
      <w:r w:rsidR="00767A05" w:rsidRPr="3BCD707E">
        <w:rPr>
          <w:rFonts w:ascii="Times New Roman" w:eastAsia="宋体" w:hAnsi="Times New Roman" w:cs="Times New Roman"/>
          <w:sz w:val="24"/>
          <w:szCs w:val="24"/>
        </w:rPr>
        <w:t>低</w:t>
      </w:r>
      <w:r w:rsidR="001A2655" w:rsidRPr="3BCD707E">
        <w:rPr>
          <w:rFonts w:ascii="Times New Roman" w:eastAsia="宋体" w:hAnsi="Times New Roman" w:cs="Times New Roman"/>
          <w:sz w:val="24"/>
          <w:szCs w:val="24"/>
        </w:rPr>
        <w:t>，该路径或该通关方法</w:t>
      </w:r>
      <w:ins w:id="33" w:author="JiangLinfeng" w:date="2023-10-20T15:55:00Z">
        <w:r w:rsidR="00A32B57">
          <w:rPr>
            <w:rFonts w:ascii="Times New Roman" w:eastAsia="宋体" w:hAnsi="Times New Roman" w:cs="Times New Roman" w:hint="eastAsia"/>
            <w:sz w:val="24"/>
            <w:szCs w:val="24"/>
          </w:rPr>
          <w:t>在群体中被创造</w:t>
        </w:r>
        <w:r w:rsidR="00AF4407">
          <w:rPr>
            <w:rFonts w:ascii="Times New Roman" w:eastAsia="宋体" w:hAnsi="Times New Roman" w:cs="Times New Roman" w:hint="eastAsia"/>
            <w:sz w:val="24"/>
            <w:szCs w:val="24"/>
          </w:rPr>
          <w:t>的概率越低</w:t>
        </w:r>
      </w:ins>
      <w:del w:id="34" w:author="JiangLinfeng" w:date="2023-10-20T15:55:00Z">
        <w:r w:rsidR="001A2655" w:rsidRPr="3BCD707E" w:rsidDel="00A32B57">
          <w:rPr>
            <w:rFonts w:ascii="Times New Roman" w:eastAsia="宋体" w:hAnsi="Times New Roman" w:cs="Times New Roman"/>
            <w:sz w:val="24"/>
            <w:szCs w:val="24"/>
          </w:rPr>
          <w:delText>的</w:delText>
        </w:r>
        <w:r w:rsidR="007C7731" w:rsidRPr="3BCD707E" w:rsidDel="00A32B57">
          <w:rPr>
            <w:rFonts w:ascii="Times New Roman" w:eastAsia="宋体" w:hAnsi="Times New Roman" w:cs="Times New Roman"/>
            <w:sz w:val="24"/>
            <w:szCs w:val="24"/>
          </w:rPr>
          <w:delText>创新性</w:delText>
        </w:r>
        <w:r w:rsidR="001A2655" w:rsidRPr="3BCD707E" w:rsidDel="00A32B57">
          <w:rPr>
            <w:rFonts w:ascii="Times New Roman" w:eastAsia="宋体" w:hAnsi="Times New Roman" w:cs="Times New Roman"/>
            <w:sz w:val="24"/>
            <w:szCs w:val="24"/>
          </w:rPr>
          <w:delText>越高</w:delText>
        </w:r>
      </w:del>
      <w:r w:rsidR="007C7731" w:rsidRPr="3BCD707E">
        <w:rPr>
          <w:rFonts w:ascii="Times New Roman" w:eastAsia="宋体" w:hAnsi="Times New Roman" w:cs="Times New Roman"/>
          <w:sz w:val="24"/>
          <w:szCs w:val="24"/>
        </w:rPr>
        <w:t>。</w:t>
      </w:r>
    </w:p>
    <w:p w14:paraId="05FC318C" w14:textId="001A7A8E" w:rsidR="00316B4B" w:rsidRDefault="00316B4B" w:rsidP="00316B4B">
      <w:pPr>
        <w:spacing w:line="288" w:lineRule="auto"/>
        <w:ind w:firstLine="480"/>
        <w:jc w:val="center"/>
        <w:rPr>
          <w:rFonts w:ascii="Times New Roman" w:eastAsia="宋体" w:hAnsi="Times New Roman" w:cs="Times New Roman"/>
          <w:sz w:val="24"/>
          <w:szCs w:val="24"/>
        </w:rPr>
      </w:pPr>
      <w:r w:rsidRPr="00316B4B">
        <w:rPr>
          <w:rFonts w:ascii="Times New Roman" w:eastAsia="宋体" w:hAnsi="Times New Roman" w:cs="Times New Roman"/>
          <w:noProof/>
          <w:sz w:val="24"/>
          <w:szCs w:val="24"/>
        </w:rPr>
        <w:drawing>
          <wp:inline distT="0" distB="0" distL="0" distR="0" wp14:anchorId="48E99CED" wp14:editId="0F129930">
            <wp:extent cx="4228440" cy="2653848"/>
            <wp:effectExtent l="0" t="0" r="1270" b="0"/>
            <wp:docPr id="1027" name="Picture 1027">
              <a:extLst xmlns:a="http://schemas.openxmlformats.org/drawingml/2006/main">
                <a:ext uri="{FF2B5EF4-FFF2-40B4-BE49-F238E27FC236}">
                  <a16:creationId xmlns:a16="http://schemas.microsoft.com/office/drawing/2014/main" id="{7E67537E-4F11-4D8B-8A4C-0D7854F36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a:extLst>
                        <a:ext uri="{FF2B5EF4-FFF2-40B4-BE49-F238E27FC236}">
                          <a16:creationId xmlns:a16="http://schemas.microsoft.com/office/drawing/2014/main" id="{7E67537E-4F11-4D8B-8A4C-0D7854F36818}"/>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2559" cy="2662709"/>
                    </a:xfrm>
                    <a:prstGeom prst="rect">
                      <a:avLst/>
                    </a:prstGeom>
                    <a:noFill/>
                  </pic:spPr>
                </pic:pic>
              </a:graphicData>
            </a:graphic>
          </wp:inline>
        </w:drawing>
      </w:r>
    </w:p>
    <w:p w14:paraId="12DC4652" w14:textId="47E400CB" w:rsidR="00316B4B" w:rsidRPr="002D2A7C" w:rsidRDefault="00316B4B" w:rsidP="00316B4B">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sidR="0040077A">
        <w:rPr>
          <w:rFonts w:ascii="Times New Roman" w:eastAsia="宋体" w:hAnsi="Times New Roman" w:cs="Times New Roman"/>
          <w:sz w:val="24"/>
          <w:szCs w:val="24"/>
        </w:rPr>
        <w:t xml:space="preserve"> </w:t>
      </w:r>
      <w:r w:rsidR="006206E7">
        <w:rPr>
          <w:rFonts w:ascii="Times New Roman" w:eastAsia="宋体" w:hAnsi="Times New Roman" w:cs="Times New Roman" w:hint="eastAsia"/>
          <w:sz w:val="24"/>
          <w:szCs w:val="24"/>
        </w:rPr>
        <w:t>某关卡的所有被试通关方法有向图</w:t>
      </w:r>
      <w:r w:rsidR="006206E7">
        <w:rPr>
          <w:rFonts w:ascii="Times New Roman" w:eastAsia="宋体" w:hAnsi="Times New Roman" w:cs="Times New Roman" w:hint="eastAsia"/>
          <w:sz w:val="24"/>
          <w:szCs w:val="24"/>
        </w:rPr>
        <w:t>(</w:t>
      </w:r>
      <w:r w:rsidR="006206E7">
        <w:rPr>
          <w:rFonts w:ascii="Times New Roman" w:eastAsia="宋体" w:hAnsi="Times New Roman" w:cs="Times New Roman" w:hint="eastAsia"/>
          <w:sz w:val="24"/>
          <w:szCs w:val="24"/>
        </w:rPr>
        <w:t>引自陆杨帆</w:t>
      </w:r>
      <w:r w:rsidR="00F2760B">
        <w:rPr>
          <w:rFonts w:ascii="Times New Roman" w:eastAsia="宋体" w:hAnsi="Times New Roman" w:cs="Times New Roman" w:hint="eastAsia"/>
          <w:sz w:val="24"/>
          <w:szCs w:val="24"/>
        </w:rPr>
        <w:t>尚未发表的</w:t>
      </w:r>
      <w:r w:rsidR="006206E7">
        <w:rPr>
          <w:rFonts w:ascii="Times New Roman" w:eastAsia="宋体" w:hAnsi="Times New Roman" w:cs="Times New Roman" w:hint="eastAsia"/>
          <w:sz w:val="24"/>
          <w:szCs w:val="24"/>
        </w:rPr>
        <w:t>博士</w:t>
      </w:r>
      <w:r w:rsidR="00F2760B">
        <w:rPr>
          <w:rFonts w:ascii="Times New Roman" w:eastAsia="宋体" w:hAnsi="Times New Roman" w:cs="Times New Roman" w:hint="eastAsia"/>
          <w:sz w:val="24"/>
          <w:szCs w:val="24"/>
        </w:rPr>
        <w:t>论文</w:t>
      </w:r>
      <w:r w:rsidR="006206E7">
        <w:rPr>
          <w:rFonts w:ascii="Times New Roman" w:eastAsia="宋体" w:hAnsi="Times New Roman" w:cs="Times New Roman" w:hint="eastAsia"/>
          <w:sz w:val="24"/>
          <w:szCs w:val="24"/>
        </w:rPr>
        <w:t>项目</w:t>
      </w:r>
      <w:r w:rsidR="006206E7">
        <w:rPr>
          <w:rFonts w:ascii="Times New Roman" w:eastAsia="宋体" w:hAnsi="Times New Roman" w:cs="Times New Roman"/>
          <w:sz w:val="24"/>
          <w:szCs w:val="24"/>
        </w:rPr>
        <w:t>)</w:t>
      </w:r>
    </w:p>
    <w:p w14:paraId="4AA2B6B7" w14:textId="04E9B1CE" w:rsidR="00C9389D" w:rsidRDefault="00C9389D" w:rsidP="00C9389D">
      <w:pPr>
        <w:spacing w:line="288" w:lineRule="auto"/>
        <w:rPr>
          <w:rFonts w:ascii="黑体" w:eastAsia="黑体" w:hAnsi="黑体" w:cs="Times New Roman"/>
          <w:sz w:val="28"/>
          <w:szCs w:val="28"/>
        </w:rPr>
      </w:pPr>
      <w:commentRangeStart w:id="35"/>
      <w:r w:rsidRPr="3BCD707E">
        <w:rPr>
          <w:rFonts w:ascii="Times New Roman" w:eastAsia="宋体" w:hAnsi="Times New Roman" w:cs="Times New Roman"/>
          <w:sz w:val="28"/>
          <w:szCs w:val="28"/>
        </w:rPr>
        <w:t>2.</w:t>
      </w:r>
      <w:r w:rsidR="00C04FE6" w:rsidRPr="3BCD707E">
        <w:rPr>
          <w:rFonts w:ascii="Times New Roman" w:eastAsia="宋体" w:hAnsi="Times New Roman" w:cs="Times New Roman"/>
          <w:sz w:val="28"/>
          <w:szCs w:val="28"/>
        </w:rPr>
        <w:t>2</w:t>
      </w:r>
      <w:r w:rsidRPr="3BCD707E">
        <w:rPr>
          <w:rFonts w:ascii="Times New Roman" w:eastAsia="宋体" w:hAnsi="Times New Roman" w:cs="Times New Roman"/>
          <w:sz w:val="28"/>
          <w:szCs w:val="28"/>
        </w:rPr>
        <w:t xml:space="preserve"> </w:t>
      </w:r>
      <w:r w:rsidRPr="3BCD707E">
        <w:rPr>
          <w:rFonts w:ascii="黑体" w:eastAsia="黑体" w:hAnsi="黑体" w:cs="Times New Roman"/>
          <w:sz w:val="28"/>
          <w:szCs w:val="28"/>
        </w:rPr>
        <w:t>实验设计</w:t>
      </w:r>
      <w:commentRangeEnd w:id="35"/>
      <w:r>
        <w:commentReference w:id="35"/>
      </w:r>
    </w:p>
    <w:p w14:paraId="4DBBCF80" w14:textId="1223AF8C" w:rsidR="00132A91" w:rsidRDefault="000147CE" w:rsidP="00DD2860">
      <w:pPr>
        <w:spacing w:line="288" w:lineRule="auto"/>
        <w:ind w:firstLineChars="200" w:firstLine="480"/>
        <w:rPr>
          <w:ins w:id="36" w:author="JiangLinfeng" w:date="2023-10-20T12:22:00Z"/>
          <w:rFonts w:ascii="Times New Roman" w:eastAsia="宋体" w:hAnsi="Times New Roman" w:cs="Times New Roman"/>
          <w:sz w:val="24"/>
          <w:szCs w:val="24"/>
        </w:rPr>
      </w:pPr>
      <w:r>
        <w:rPr>
          <w:rFonts w:ascii="宋体" w:eastAsia="宋体" w:hAnsi="宋体" w:cs="Times New Roman" w:hint="eastAsia"/>
          <w:sz w:val="24"/>
          <w:szCs w:val="24"/>
        </w:rPr>
        <w:t>本实验采用</w:t>
      </w:r>
      <w:ins w:id="37" w:author="JiangLinfeng" w:date="2023-10-20T12:16:00Z">
        <w:r w:rsidR="001B08BB">
          <w:rPr>
            <w:rFonts w:ascii="宋体" w:eastAsia="宋体" w:hAnsi="宋体" w:cs="Times New Roman"/>
            <w:sz w:val="24"/>
            <w:szCs w:val="24"/>
          </w:rPr>
          <w:t>5</w:t>
        </w:r>
        <w:r w:rsidR="001B08BB" w:rsidRPr="001B08BB">
          <w:rPr>
            <w:rFonts w:ascii="宋体" w:eastAsia="宋体" w:hAnsi="宋体" w:cs="Times New Roman"/>
            <w:sz w:val="24"/>
            <w:szCs w:val="24"/>
          </w:rPr>
          <w:t>(</w:t>
        </w:r>
        <w:r w:rsidR="001B08BB">
          <w:rPr>
            <w:rFonts w:ascii="宋体" w:eastAsia="宋体" w:hAnsi="宋体" w:cs="Times New Roman" w:hint="eastAsia"/>
            <w:sz w:val="24"/>
            <w:szCs w:val="24"/>
          </w:rPr>
          <w:t>游戏关卡</w:t>
        </w:r>
        <w:r w:rsidR="001B08BB" w:rsidRPr="001B08BB">
          <w:rPr>
            <w:rFonts w:ascii="宋体" w:eastAsia="宋体" w:hAnsi="宋体" w:cs="Times New Roman"/>
            <w:sz w:val="24"/>
            <w:szCs w:val="24"/>
          </w:rPr>
          <w:t>)×</w:t>
        </w:r>
      </w:ins>
      <w:ins w:id="38" w:author="JiangLinfeng" w:date="2023-10-20T12:17:00Z">
        <w:r w:rsidR="001B08BB">
          <w:rPr>
            <w:rFonts w:ascii="宋体" w:eastAsia="宋体" w:hAnsi="宋体" w:cs="Times New Roman"/>
            <w:sz w:val="24"/>
            <w:szCs w:val="24"/>
          </w:rPr>
          <w:t>3</w:t>
        </w:r>
      </w:ins>
      <w:ins w:id="39" w:author="JiangLinfeng" w:date="2023-10-20T12:16:00Z">
        <w:r w:rsidR="001B08BB" w:rsidRPr="001B08BB">
          <w:rPr>
            <w:rFonts w:ascii="宋体" w:eastAsia="宋体" w:hAnsi="宋体" w:cs="Times New Roman"/>
            <w:sz w:val="24"/>
            <w:szCs w:val="24"/>
          </w:rPr>
          <w:t>(</w:t>
        </w:r>
      </w:ins>
      <w:ins w:id="40" w:author="JiangLinfeng" w:date="2023-10-20T15:53:00Z">
        <w:r w:rsidR="00387C34">
          <w:rPr>
            <w:rFonts w:ascii="宋体" w:eastAsia="宋体" w:hAnsi="宋体" w:cs="Times New Roman" w:hint="eastAsia"/>
            <w:sz w:val="24"/>
            <w:szCs w:val="24"/>
          </w:rPr>
          <w:t>相对保守程度</w:t>
        </w:r>
      </w:ins>
      <w:ins w:id="41" w:author="JiangLinfeng" w:date="2023-10-20T12:17:00Z">
        <w:r w:rsidR="001B08BB">
          <w:rPr>
            <w:rFonts w:ascii="宋体" w:eastAsia="宋体" w:hAnsi="宋体" w:cs="Times New Roman" w:hint="eastAsia"/>
            <w:sz w:val="24"/>
            <w:szCs w:val="24"/>
          </w:rPr>
          <w:t>：低/中/高</w:t>
        </w:r>
      </w:ins>
      <w:ins w:id="42" w:author="JiangLinfeng" w:date="2023-10-20T12:16:00Z">
        <w:r w:rsidR="001B08BB" w:rsidRPr="001B08BB">
          <w:rPr>
            <w:rFonts w:ascii="宋体" w:eastAsia="宋体" w:hAnsi="宋体" w:cs="Times New Roman"/>
            <w:sz w:val="24"/>
            <w:szCs w:val="24"/>
          </w:rPr>
          <w:t>)的</w:t>
        </w:r>
      </w:ins>
      <w:proofErr w:type="gramStart"/>
      <w:ins w:id="43" w:author="JiangLinfeng" w:date="2023-10-20T12:17:00Z">
        <w:r w:rsidR="006D17F3">
          <w:rPr>
            <w:rFonts w:ascii="宋体" w:eastAsia="宋体" w:hAnsi="宋体" w:cs="Times New Roman" w:hint="eastAsia"/>
            <w:sz w:val="24"/>
            <w:szCs w:val="24"/>
          </w:rPr>
          <w:t>双</w:t>
        </w:r>
      </w:ins>
      <w:ins w:id="44" w:author="JiangLinfeng" w:date="2023-10-20T12:16:00Z">
        <w:r w:rsidR="001B08BB" w:rsidRPr="001B08BB">
          <w:rPr>
            <w:rFonts w:ascii="宋体" w:eastAsia="宋体" w:hAnsi="宋体" w:cs="Times New Roman"/>
            <w:sz w:val="24"/>
            <w:szCs w:val="24"/>
          </w:rPr>
          <w:t>因素</w:t>
        </w:r>
      </w:ins>
      <w:proofErr w:type="gramEnd"/>
      <w:r>
        <w:rPr>
          <w:rFonts w:ascii="Times New Roman" w:eastAsia="宋体" w:hAnsi="Times New Roman" w:cs="Times New Roman" w:hint="eastAsia"/>
          <w:sz w:val="24"/>
          <w:szCs w:val="24"/>
        </w:rPr>
        <w:t>组内设计</w:t>
      </w:r>
      <w:ins w:id="45" w:author="JiangLinfeng" w:date="2023-10-20T12:17:00Z">
        <w:r w:rsidR="00ED4704">
          <w:rPr>
            <w:rFonts w:ascii="Times New Roman" w:eastAsia="宋体" w:hAnsi="Times New Roman" w:cs="Times New Roman" w:hint="eastAsia"/>
            <w:sz w:val="24"/>
            <w:szCs w:val="24"/>
          </w:rPr>
          <w:t>，</w:t>
        </w:r>
      </w:ins>
      <w:del w:id="46" w:author="JiangLinfeng" w:date="2023-10-20T12:15:00Z">
        <w:r w:rsidDel="001B08BB">
          <w:rPr>
            <w:rFonts w:ascii="Times New Roman" w:eastAsia="宋体" w:hAnsi="Times New Roman" w:cs="Times New Roman" w:hint="eastAsia"/>
            <w:sz w:val="24"/>
            <w:szCs w:val="24"/>
          </w:rPr>
          <w:delText>。</w:delText>
        </w:r>
      </w:del>
      <w:ins w:id="47" w:author="JiangLinfeng" w:date="2023-10-20T12:17:00Z">
        <w:r w:rsidR="00ED4704">
          <w:rPr>
            <w:rFonts w:ascii="Times New Roman" w:eastAsia="宋体" w:hAnsi="Times New Roman" w:cs="Times New Roman" w:hint="eastAsia"/>
            <w:sz w:val="24"/>
            <w:szCs w:val="24"/>
          </w:rPr>
          <w:t>游戏关卡与</w:t>
        </w:r>
      </w:ins>
      <w:ins w:id="48" w:author="JiangLinfeng" w:date="2023-10-20T15:53:00Z">
        <w:r w:rsidR="00387C34">
          <w:rPr>
            <w:rFonts w:ascii="Times New Roman" w:eastAsia="宋体" w:hAnsi="Times New Roman" w:cs="Times New Roman" w:hint="eastAsia"/>
            <w:sz w:val="24"/>
            <w:szCs w:val="24"/>
          </w:rPr>
          <w:t>相对保守程度</w:t>
        </w:r>
      </w:ins>
      <w:ins w:id="49" w:author="JiangLinfeng" w:date="2023-10-20T12:17:00Z">
        <w:r w:rsidR="00ED4704">
          <w:rPr>
            <w:rFonts w:ascii="Times New Roman" w:eastAsia="宋体" w:hAnsi="Times New Roman" w:cs="Times New Roman" w:hint="eastAsia"/>
            <w:sz w:val="24"/>
            <w:szCs w:val="24"/>
          </w:rPr>
          <w:t>均为</w:t>
        </w:r>
      </w:ins>
      <w:ins w:id="50" w:author="JiangLinfeng" w:date="2023-10-20T12:13:00Z">
        <w:r w:rsidR="00C601C0">
          <w:rPr>
            <w:rFonts w:ascii="Times New Roman" w:eastAsia="宋体" w:hAnsi="Times New Roman" w:cs="Times New Roman" w:hint="eastAsia"/>
            <w:sz w:val="24"/>
            <w:szCs w:val="24"/>
          </w:rPr>
          <w:t>组内变量</w:t>
        </w:r>
      </w:ins>
      <w:ins w:id="51" w:author="JiangLinfeng" w:date="2023-10-20T12:17:00Z">
        <w:r w:rsidR="00ED4704">
          <w:rPr>
            <w:rFonts w:ascii="Times New Roman" w:eastAsia="宋体" w:hAnsi="Times New Roman" w:cs="Times New Roman" w:hint="eastAsia"/>
            <w:sz w:val="24"/>
            <w:szCs w:val="24"/>
          </w:rPr>
          <w:t>。</w:t>
        </w:r>
      </w:ins>
      <w:ins w:id="52" w:author="JiangLinfeng" w:date="2023-10-20T12:14:00Z">
        <w:r w:rsidR="00205CEF">
          <w:rPr>
            <w:rFonts w:ascii="Times New Roman" w:eastAsia="宋体" w:hAnsi="Times New Roman" w:cs="Times New Roman" w:hint="eastAsia"/>
            <w:sz w:val="24"/>
            <w:szCs w:val="24"/>
          </w:rPr>
          <w:t>实验</w:t>
        </w:r>
      </w:ins>
      <w:ins w:id="53" w:author="JiangLinfeng" w:date="2023-10-20T12:18:00Z">
        <w:r w:rsidR="007D389E">
          <w:rPr>
            <w:rFonts w:ascii="Times New Roman" w:eastAsia="宋体" w:hAnsi="Times New Roman" w:cs="Times New Roman" w:hint="eastAsia"/>
            <w:sz w:val="24"/>
            <w:szCs w:val="24"/>
          </w:rPr>
          <w:t>中</w:t>
        </w:r>
      </w:ins>
      <w:ins w:id="54" w:author="JiangLinfeng" w:date="2023-10-20T12:14:00Z">
        <w:r w:rsidR="00205CEF">
          <w:rPr>
            <w:rFonts w:ascii="Times New Roman" w:eastAsia="宋体" w:hAnsi="Times New Roman" w:cs="Times New Roman" w:hint="eastAsia"/>
            <w:sz w:val="24"/>
            <w:szCs w:val="24"/>
          </w:rPr>
          <w:t>有五个不同的游戏关卡，每个关卡内有三个</w:t>
        </w:r>
      </w:ins>
      <w:ins w:id="55" w:author="JiangLinfeng" w:date="2023-10-20T15:53:00Z">
        <w:r w:rsidR="00387C34">
          <w:rPr>
            <w:rFonts w:ascii="Times New Roman" w:eastAsia="宋体" w:hAnsi="Times New Roman" w:cs="Times New Roman" w:hint="eastAsia"/>
            <w:sz w:val="24"/>
            <w:szCs w:val="24"/>
          </w:rPr>
          <w:t>相对保守程度</w:t>
        </w:r>
      </w:ins>
      <w:ins w:id="56" w:author="JiangLinfeng" w:date="2023-10-20T12:14:00Z">
        <w:r w:rsidR="00205CEF">
          <w:rPr>
            <w:rFonts w:ascii="Times New Roman" w:eastAsia="宋体" w:hAnsi="Times New Roman" w:cs="Times New Roman" w:hint="eastAsia"/>
            <w:sz w:val="24"/>
            <w:szCs w:val="24"/>
          </w:rPr>
          <w:t>分别</w:t>
        </w:r>
      </w:ins>
      <w:ins w:id="57" w:author="JiangLinfeng" w:date="2023-10-20T12:15:00Z">
        <w:r w:rsidR="00205CEF">
          <w:rPr>
            <w:rFonts w:ascii="Times New Roman" w:eastAsia="宋体" w:hAnsi="Times New Roman" w:cs="Times New Roman" w:hint="eastAsia"/>
            <w:sz w:val="24"/>
            <w:szCs w:val="24"/>
          </w:rPr>
          <w:t>为低、中、高的</w:t>
        </w:r>
        <w:r w:rsidR="001B08BB">
          <w:rPr>
            <w:rFonts w:ascii="Times New Roman" w:eastAsia="宋体" w:hAnsi="Times New Roman" w:cs="Times New Roman" w:hint="eastAsia"/>
            <w:sz w:val="24"/>
            <w:szCs w:val="24"/>
          </w:rPr>
          <w:t>通关视频，</w:t>
        </w:r>
      </w:ins>
      <w:ins w:id="58" w:author="JiangLinfeng" w:date="2023-10-20T12:18:00Z">
        <w:r w:rsidR="007D389E">
          <w:rPr>
            <w:rFonts w:ascii="Times New Roman" w:eastAsia="宋体" w:hAnsi="Times New Roman" w:cs="Times New Roman" w:hint="eastAsia"/>
            <w:sz w:val="24"/>
            <w:szCs w:val="24"/>
          </w:rPr>
          <w:t>共同组成</w:t>
        </w:r>
        <w:r w:rsidR="00932A86">
          <w:rPr>
            <w:rFonts w:ascii="Times New Roman" w:eastAsia="宋体" w:hAnsi="Times New Roman" w:cs="Times New Roman" w:hint="eastAsia"/>
            <w:sz w:val="24"/>
            <w:szCs w:val="24"/>
          </w:rPr>
          <w:t>本实验的</w:t>
        </w:r>
        <w:r w:rsidR="00932A86">
          <w:rPr>
            <w:rFonts w:ascii="Times New Roman" w:eastAsia="宋体" w:hAnsi="Times New Roman" w:cs="Times New Roman" w:hint="eastAsia"/>
            <w:sz w:val="24"/>
            <w:szCs w:val="24"/>
          </w:rPr>
          <w:t>1</w:t>
        </w:r>
        <w:r w:rsidR="00932A86">
          <w:rPr>
            <w:rFonts w:ascii="Times New Roman" w:eastAsia="宋体" w:hAnsi="Times New Roman" w:cs="Times New Roman"/>
            <w:sz w:val="24"/>
            <w:szCs w:val="24"/>
          </w:rPr>
          <w:t>5</w:t>
        </w:r>
        <w:r w:rsidR="00932A86">
          <w:rPr>
            <w:rFonts w:ascii="Times New Roman" w:eastAsia="宋体" w:hAnsi="Times New Roman" w:cs="Times New Roman" w:hint="eastAsia"/>
            <w:sz w:val="24"/>
            <w:szCs w:val="24"/>
          </w:rPr>
          <w:t>个通关视频。</w:t>
        </w:r>
      </w:ins>
    </w:p>
    <w:p w14:paraId="571E76D2" w14:textId="5A44C3B6" w:rsidR="00132A91" w:rsidRDefault="00132A91" w:rsidP="00DD2860">
      <w:pPr>
        <w:spacing w:line="288" w:lineRule="auto"/>
        <w:ind w:firstLineChars="200" w:firstLine="480"/>
        <w:rPr>
          <w:ins w:id="59" w:author="JiangLinfeng" w:date="2023-10-20T12:22:00Z"/>
          <w:rFonts w:ascii="Times New Roman" w:eastAsia="宋体" w:hAnsi="Times New Roman" w:cs="Times New Roman"/>
          <w:sz w:val="24"/>
          <w:szCs w:val="24"/>
        </w:rPr>
      </w:pPr>
      <w:ins w:id="60" w:author="JiangLinfeng" w:date="2023-10-20T12:22:00Z">
        <w:r>
          <w:rPr>
            <w:rFonts w:ascii="Times New Roman" w:eastAsia="宋体" w:hAnsi="Times New Roman" w:cs="Times New Roman" w:hint="eastAsia"/>
            <w:sz w:val="24"/>
            <w:szCs w:val="24"/>
          </w:rPr>
          <w:t>在实验任务中，</w:t>
        </w:r>
      </w:ins>
      <w:ins w:id="61" w:author="JiangLinfeng" w:date="2023-10-20T12:23:00Z">
        <w:r w:rsidR="00F91E21">
          <w:rPr>
            <w:rFonts w:ascii="Times New Roman" w:eastAsia="宋体" w:hAnsi="Times New Roman" w:cs="Times New Roman" w:hint="eastAsia"/>
            <w:sz w:val="24"/>
            <w:szCs w:val="24"/>
          </w:rPr>
          <w:t>我们</w:t>
        </w:r>
      </w:ins>
      <w:ins w:id="62" w:author="JiangLinfeng" w:date="2023-10-20T12:24:00Z">
        <w:r w:rsidR="00592EFA">
          <w:rPr>
            <w:rFonts w:ascii="Times New Roman" w:eastAsia="宋体" w:hAnsi="Times New Roman" w:cs="Times New Roman" w:hint="eastAsia"/>
            <w:sz w:val="24"/>
            <w:szCs w:val="24"/>
          </w:rPr>
          <w:t>收集</w:t>
        </w:r>
      </w:ins>
      <w:ins w:id="63" w:author="JiangLinfeng" w:date="2023-10-20T12:23:00Z">
        <w:r w:rsidR="00F91E21">
          <w:rPr>
            <w:rFonts w:ascii="Times New Roman" w:eastAsia="宋体" w:hAnsi="Times New Roman" w:cs="Times New Roman" w:hint="eastAsia"/>
            <w:sz w:val="24"/>
            <w:szCs w:val="24"/>
          </w:rPr>
          <w:t>被试每次</w:t>
        </w:r>
        <w:r w:rsidR="00297998">
          <w:rPr>
            <w:rFonts w:ascii="Times New Roman" w:eastAsia="宋体" w:hAnsi="Times New Roman" w:cs="Times New Roman" w:hint="eastAsia"/>
            <w:sz w:val="24"/>
            <w:szCs w:val="24"/>
          </w:rPr>
          <w:t>做出分割时</w:t>
        </w:r>
        <w:r w:rsidR="00957FD1">
          <w:rPr>
            <w:rFonts w:ascii="Times New Roman" w:eastAsia="宋体" w:hAnsi="Times New Roman" w:cs="Times New Roman" w:hint="eastAsia"/>
            <w:sz w:val="24"/>
            <w:szCs w:val="24"/>
          </w:rPr>
          <w:t>对应</w:t>
        </w:r>
        <w:proofErr w:type="gramStart"/>
        <w:r w:rsidR="00957FD1">
          <w:rPr>
            <w:rFonts w:ascii="Times New Roman" w:eastAsia="宋体" w:hAnsi="Times New Roman" w:cs="Times New Roman" w:hint="eastAsia"/>
            <w:sz w:val="24"/>
            <w:szCs w:val="24"/>
          </w:rPr>
          <w:t>视频帧</w:t>
        </w:r>
      </w:ins>
      <w:ins w:id="64" w:author="JiangLinfeng" w:date="2023-10-20T12:24:00Z">
        <w:r w:rsidR="007F45CB">
          <w:rPr>
            <w:rFonts w:ascii="Times New Roman" w:eastAsia="宋体" w:hAnsi="Times New Roman" w:cs="Times New Roman" w:hint="eastAsia"/>
            <w:sz w:val="24"/>
            <w:szCs w:val="24"/>
          </w:rPr>
          <w:t>在视频</w:t>
        </w:r>
        <w:proofErr w:type="gramEnd"/>
        <w:r w:rsidR="007F45CB">
          <w:rPr>
            <w:rFonts w:ascii="Times New Roman" w:eastAsia="宋体" w:hAnsi="Times New Roman" w:cs="Times New Roman" w:hint="eastAsia"/>
            <w:sz w:val="24"/>
            <w:szCs w:val="24"/>
          </w:rPr>
          <w:t>中</w:t>
        </w:r>
      </w:ins>
      <w:ins w:id="65" w:author="JiangLinfeng" w:date="2023-10-20T12:23:00Z">
        <w:r w:rsidR="007F45CB">
          <w:rPr>
            <w:rFonts w:ascii="Times New Roman" w:eastAsia="宋体" w:hAnsi="Times New Roman" w:cs="Times New Roman" w:hint="eastAsia"/>
            <w:sz w:val="24"/>
            <w:szCs w:val="24"/>
          </w:rPr>
          <w:t>的时间</w:t>
        </w:r>
      </w:ins>
      <w:ins w:id="66" w:author="JiangLinfeng" w:date="2023-10-20T12:26:00Z">
        <w:r w:rsidR="00DF782D">
          <w:rPr>
            <w:rFonts w:ascii="Times New Roman" w:eastAsia="宋体" w:hAnsi="Times New Roman" w:cs="Times New Roman" w:hint="eastAsia"/>
            <w:sz w:val="24"/>
            <w:szCs w:val="24"/>
          </w:rPr>
          <w:t>点</w:t>
        </w:r>
      </w:ins>
      <w:ins w:id="67" w:author="JiangLinfeng" w:date="2023-10-20T12:24:00Z">
        <w:r w:rsidR="00592EFA">
          <w:rPr>
            <w:rFonts w:ascii="Times New Roman" w:eastAsia="宋体" w:hAnsi="Times New Roman" w:cs="Times New Roman" w:hint="eastAsia"/>
            <w:sz w:val="24"/>
            <w:szCs w:val="24"/>
          </w:rPr>
          <w:t>，以及在分割结束后对每个视频进行创造力评估的评分，以百分记。</w:t>
        </w:r>
        <w:r w:rsidR="00C54744">
          <w:rPr>
            <w:rFonts w:ascii="Times New Roman" w:eastAsia="宋体" w:hAnsi="Times New Roman" w:cs="Times New Roman" w:hint="eastAsia"/>
            <w:sz w:val="24"/>
            <w:szCs w:val="24"/>
          </w:rPr>
          <w:t>此外，在被试进行</w:t>
        </w:r>
        <w:proofErr w:type="gramStart"/>
        <w:r w:rsidR="00C54744">
          <w:rPr>
            <w:rFonts w:ascii="Times New Roman" w:eastAsia="宋体" w:hAnsi="Times New Roman" w:cs="Times New Roman" w:hint="eastAsia"/>
            <w:sz w:val="24"/>
            <w:szCs w:val="24"/>
          </w:rPr>
          <w:t>粗事件</w:t>
        </w:r>
      </w:ins>
      <w:proofErr w:type="gramEnd"/>
      <w:ins w:id="68" w:author="JiangLinfeng" w:date="2023-10-20T12:25:00Z">
        <w:r w:rsidR="00C54744">
          <w:rPr>
            <w:rFonts w:ascii="Times New Roman" w:eastAsia="宋体" w:hAnsi="Times New Roman" w:cs="Times New Roman" w:hint="eastAsia"/>
            <w:sz w:val="24"/>
            <w:szCs w:val="24"/>
          </w:rPr>
          <w:t>分割时，我们额外记录了每次被试</w:t>
        </w:r>
        <w:r w:rsidR="001F551C">
          <w:rPr>
            <w:rFonts w:ascii="Times New Roman" w:eastAsia="宋体" w:hAnsi="Times New Roman" w:cs="Times New Roman" w:hint="eastAsia"/>
            <w:sz w:val="24"/>
            <w:szCs w:val="24"/>
          </w:rPr>
          <w:t>报告的</w:t>
        </w:r>
      </w:ins>
      <w:ins w:id="69" w:author="JiangLinfeng" w:date="2023-10-20T12:26:00Z">
        <w:r w:rsidR="008A2489">
          <w:rPr>
            <w:rFonts w:ascii="Times New Roman" w:eastAsia="宋体" w:hAnsi="Times New Roman" w:cs="Times New Roman" w:hint="eastAsia"/>
            <w:sz w:val="24"/>
            <w:szCs w:val="24"/>
          </w:rPr>
          <w:t>自我</w:t>
        </w:r>
      </w:ins>
      <w:ins w:id="70" w:author="JiangLinfeng" w:date="2023-10-20T12:25:00Z">
        <w:r w:rsidR="001F551C">
          <w:rPr>
            <w:rFonts w:ascii="Times New Roman" w:eastAsia="宋体" w:hAnsi="Times New Roman" w:cs="Times New Roman" w:hint="eastAsia"/>
            <w:sz w:val="24"/>
            <w:szCs w:val="24"/>
          </w:rPr>
          <w:t>分割</w:t>
        </w:r>
      </w:ins>
      <w:proofErr w:type="gramStart"/>
      <w:ins w:id="71" w:author="JiangLinfeng" w:date="2023-10-20T12:26:00Z">
        <w:r w:rsidR="001F551C" w:rsidRPr="3BCD707E">
          <w:rPr>
            <w:rFonts w:ascii="Times New Roman" w:eastAsia="宋体" w:hAnsi="Times New Roman" w:cs="Times New Roman"/>
            <w:sz w:val="24"/>
            <w:szCs w:val="24"/>
          </w:rPr>
          <w:t>距真实</w:t>
        </w:r>
        <w:proofErr w:type="gramEnd"/>
        <w:r w:rsidR="001F551C" w:rsidRPr="3BCD707E">
          <w:rPr>
            <w:rFonts w:ascii="Times New Roman" w:eastAsia="宋体" w:hAnsi="Times New Roman" w:cs="Times New Roman"/>
            <w:sz w:val="24"/>
            <w:szCs w:val="24"/>
          </w:rPr>
          <w:t>事件</w:t>
        </w:r>
        <w:r w:rsidR="008A2489">
          <w:rPr>
            <w:rFonts w:ascii="Times New Roman" w:eastAsia="宋体" w:hAnsi="Times New Roman" w:cs="Times New Roman" w:hint="eastAsia"/>
            <w:sz w:val="24"/>
            <w:szCs w:val="24"/>
          </w:rPr>
          <w:t>分割的</w:t>
        </w:r>
        <w:r w:rsidR="008A2489">
          <w:rPr>
            <w:rFonts w:ascii="Times New Roman" w:eastAsia="宋体" w:hAnsi="Times New Roman" w:cs="Times New Roman" w:hint="eastAsia"/>
            <w:sz w:val="24"/>
            <w:szCs w:val="24"/>
          </w:rPr>
          <w:lastRenderedPageBreak/>
          <w:t>延迟时间。</w:t>
        </w:r>
      </w:ins>
    </w:p>
    <w:p w14:paraId="749510AF" w14:textId="39143412" w:rsidR="000147CE" w:rsidDel="00C601C0" w:rsidRDefault="000147CE" w:rsidP="00DD2860">
      <w:pPr>
        <w:spacing w:line="288" w:lineRule="auto"/>
        <w:ind w:firstLineChars="200" w:firstLine="480"/>
        <w:rPr>
          <w:del w:id="72" w:author="JiangLinfeng" w:date="2023-10-20T12:12:00Z"/>
          <w:rFonts w:ascii="Times New Roman" w:eastAsia="宋体" w:hAnsi="Times New Roman" w:cs="Times New Roman"/>
          <w:sz w:val="24"/>
          <w:szCs w:val="24"/>
        </w:rPr>
      </w:pPr>
      <w:del w:id="73" w:author="JiangLinfeng" w:date="2023-10-20T12:12:00Z">
        <w:r w:rsidDel="00C601C0">
          <w:rPr>
            <w:rFonts w:ascii="Times New Roman" w:eastAsia="宋体" w:hAnsi="Times New Roman" w:cs="Times New Roman" w:hint="eastAsia"/>
            <w:sz w:val="24"/>
            <w:szCs w:val="24"/>
          </w:rPr>
          <w:delText>本实验参考了</w:delText>
        </w:r>
        <w:r w:rsidRPr="00A91FDE" w:rsidDel="00C601C0">
          <w:rPr>
            <w:rFonts w:ascii="Times New Roman" w:eastAsia="宋体" w:hAnsi="Times New Roman" w:cs="Times New Roman"/>
            <w:sz w:val="24"/>
            <w:szCs w:val="24"/>
          </w:rPr>
          <w:delText>Kurby</w:delText>
        </w:r>
        <w:r w:rsidDel="00C601C0">
          <w:rPr>
            <w:rFonts w:ascii="Times New Roman" w:eastAsia="宋体" w:hAnsi="Times New Roman" w:cs="Times New Roman" w:hint="eastAsia"/>
            <w:sz w:val="24"/>
            <w:szCs w:val="24"/>
          </w:rPr>
          <w:delText>与</w:delText>
        </w:r>
        <w:r w:rsidDel="00C601C0">
          <w:rPr>
            <w:rFonts w:ascii="Times New Roman" w:eastAsia="宋体" w:hAnsi="Times New Roman" w:cs="Times New Roman" w:hint="eastAsia"/>
            <w:sz w:val="24"/>
            <w:szCs w:val="24"/>
          </w:rPr>
          <w:delText>Zacks</w:delText>
        </w:r>
        <w:r w:rsidDel="00C601C0">
          <w:rPr>
            <w:rFonts w:ascii="Times New Roman" w:eastAsia="宋体" w:hAnsi="Times New Roman" w:cs="Times New Roman"/>
            <w:sz w:val="24"/>
            <w:szCs w:val="24"/>
          </w:rPr>
          <w:delText>(2011)</w:delText>
        </w:r>
        <w:r w:rsidDel="00C601C0">
          <w:rPr>
            <w:rFonts w:ascii="Times New Roman" w:eastAsia="宋体" w:hAnsi="Times New Roman" w:cs="Times New Roman" w:hint="eastAsia"/>
            <w:sz w:val="24"/>
            <w:szCs w:val="24"/>
          </w:rPr>
          <w:delText>有关事件结构层次感知的研究，计算分割一致性</w:delText>
        </w:r>
        <w:r w:rsidDel="00C601C0">
          <w:rPr>
            <w:rFonts w:ascii="Times New Roman" w:eastAsia="宋体" w:hAnsi="Times New Roman" w:cs="Times New Roman" w:hint="eastAsia"/>
            <w:sz w:val="24"/>
            <w:szCs w:val="24"/>
          </w:rPr>
          <w:delText>(segmentation</w:delText>
        </w:r>
        <w:r w:rsidDel="00C601C0">
          <w:rPr>
            <w:rFonts w:ascii="Times New Roman" w:eastAsia="宋体" w:hAnsi="Times New Roman" w:cs="Times New Roman"/>
            <w:sz w:val="24"/>
            <w:szCs w:val="24"/>
          </w:rPr>
          <w:delText xml:space="preserve"> </w:delText>
        </w:r>
        <w:r w:rsidDel="00C601C0">
          <w:rPr>
            <w:rFonts w:ascii="Times New Roman" w:eastAsia="宋体" w:hAnsi="Times New Roman" w:cs="Times New Roman" w:hint="eastAsia"/>
            <w:sz w:val="24"/>
            <w:szCs w:val="24"/>
          </w:rPr>
          <w:delText>agreement</w:delText>
        </w:r>
        <w:r w:rsidDel="00C601C0">
          <w:rPr>
            <w:rFonts w:ascii="Times New Roman" w:eastAsia="宋体" w:hAnsi="Times New Roman" w:cs="Times New Roman"/>
            <w:sz w:val="24"/>
            <w:szCs w:val="24"/>
          </w:rPr>
          <w:delText>)</w:delText>
        </w:r>
        <w:r w:rsidDel="00C601C0">
          <w:rPr>
            <w:rFonts w:ascii="Times New Roman" w:eastAsia="宋体" w:hAnsi="Times New Roman" w:cs="Times New Roman" w:hint="eastAsia"/>
            <w:sz w:val="24"/>
            <w:szCs w:val="24"/>
          </w:rPr>
          <w:delText>与层级齐性</w:delText>
        </w:r>
        <w:r w:rsidDel="00C601C0">
          <w:rPr>
            <w:rFonts w:ascii="Times New Roman" w:eastAsia="宋体" w:hAnsi="Times New Roman" w:cs="Times New Roman" w:hint="eastAsia"/>
            <w:sz w:val="24"/>
            <w:szCs w:val="24"/>
          </w:rPr>
          <w:delText>(</w:delText>
        </w:r>
        <w:r w:rsidDel="00C601C0">
          <w:rPr>
            <w:rFonts w:ascii="Times New Roman" w:eastAsia="宋体" w:hAnsi="Times New Roman" w:cs="Times New Roman"/>
            <w:sz w:val="24"/>
            <w:szCs w:val="24"/>
          </w:rPr>
          <w:delText>hierarchical alignment</w:delText>
        </w:r>
        <w:r w:rsidDel="00C601C0">
          <w:rPr>
            <w:rFonts w:ascii="Times New Roman" w:eastAsia="宋体" w:hAnsi="Times New Roman" w:cs="Times New Roman" w:hint="eastAsia"/>
            <w:sz w:val="24"/>
            <w:szCs w:val="24"/>
          </w:rPr>
          <w:delText>)</w:delText>
        </w:r>
        <w:r w:rsidR="00EE07EC" w:rsidDel="00C601C0">
          <w:rPr>
            <w:rFonts w:ascii="Times New Roman" w:eastAsia="宋体" w:hAnsi="Times New Roman" w:cs="Times New Roman" w:hint="eastAsia"/>
            <w:sz w:val="24"/>
            <w:szCs w:val="24"/>
          </w:rPr>
          <w:delText>并</w:delText>
        </w:r>
        <w:r w:rsidDel="00C601C0">
          <w:rPr>
            <w:rFonts w:ascii="Times New Roman" w:eastAsia="宋体" w:hAnsi="Times New Roman" w:cs="Times New Roman" w:hint="eastAsia"/>
            <w:sz w:val="24"/>
            <w:szCs w:val="24"/>
          </w:rPr>
          <w:delText>纳入分析。</w:delText>
        </w:r>
        <w:r w:rsidDel="00C601C0">
          <w:rPr>
            <w:rFonts w:ascii="Times New Roman" w:eastAsia="宋体" w:hAnsi="Times New Roman" w:cs="Times New Roman" w:hint="eastAsia"/>
            <w:sz w:val="24"/>
            <w:szCs w:val="24"/>
          </w:rPr>
          <w:delText xml:space="preserve"> </w:delText>
        </w:r>
        <w:r w:rsidDel="00C601C0">
          <w:rPr>
            <w:rFonts w:ascii="Times New Roman" w:eastAsia="宋体" w:hAnsi="Times New Roman" w:cs="Times New Roman"/>
            <w:sz w:val="24"/>
            <w:szCs w:val="24"/>
          </w:rPr>
          <w:delText xml:space="preserve">  </w:delText>
        </w:r>
      </w:del>
    </w:p>
    <w:p w14:paraId="15ADF8C5" w14:textId="6527CA28" w:rsidR="000147CE" w:rsidDel="00C601C0" w:rsidRDefault="000147CE" w:rsidP="00DD2860">
      <w:pPr>
        <w:spacing w:line="288" w:lineRule="auto"/>
        <w:ind w:firstLineChars="200" w:firstLine="480"/>
        <w:rPr>
          <w:del w:id="74" w:author="JiangLinfeng" w:date="2023-10-20T12:12:00Z"/>
          <w:rFonts w:ascii="Times New Roman" w:eastAsia="宋体" w:hAnsi="Times New Roman" w:cs="Times New Roman"/>
          <w:sz w:val="24"/>
          <w:szCs w:val="24"/>
        </w:rPr>
      </w:pPr>
      <w:del w:id="75" w:author="JiangLinfeng" w:date="2023-10-20T12:12:00Z">
        <w:r w:rsidDel="00C601C0">
          <w:rPr>
            <w:rFonts w:ascii="Times New Roman" w:eastAsia="宋体" w:hAnsi="Times New Roman" w:cs="Times New Roman" w:hint="eastAsia"/>
            <w:sz w:val="24"/>
            <w:szCs w:val="24"/>
          </w:rPr>
          <w:delText>其中，分割一致性是指</w:delText>
        </w:r>
        <w:r w:rsidRPr="00A95272" w:rsidDel="00C601C0">
          <w:rPr>
            <w:rFonts w:ascii="Times New Roman" w:eastAsia="宋体" w:hAnsi="Times New Roman" w:cs="Times New Roman" w:hint="eastAsia"/>
            <w:sz w:val="24"/>
            <w:szCs w:val="24"/>
          </w:rPr>
          <w:delText>每个</w:delText>
        </w:r>
        <w:r w:rsidDel="00C601C0">
          <w:rPr>
            <w:rFonts w:ascii="Times New Roman" w:eastAsia="宋体" w:hAnsi="Times New Roman" w:cs="Times New Roman" w:hint="eastAsia"/>
            <w:sz w:val="24"/>
            <w:szCs w:val="24"/>
          </w:rPr>
          <w:delText>被试对于某视频</w:delText>
        </w:r>
        <w:r w:rsidRPr="00A95272" w:rsidDel="00C601C0">
          <w:rPr>
            <w:rFonts w:ascii="Times New Roman" w:eastAsia="宋体" w:hAnsi="Times New Roman" w:cs="Times New Roman" w:hint="eastAsia"/>
            <w:sz w:val="24"/>
            <w:szCs w:val="24"/>
          </w:rPr>
          <w:delText>的</w:delText>
        </w:r>
        <w:r w:rsidDel="00C601C0">
          <w:rPr>
            <w:rFonts w:ascii="Times New Roman" w:eastAsia="宋体" w:hAnsi="Times New Roman" w:cs="Times New Roman" w:hint="eastAsia"/>
            <w:sz w:val="24"/>
            <w:szCs w:val="24"/>
          </w:rPr>
          <w:delText>事件</w:delText>
        </w:r>
        <w:r w:rsidRPr="00A95272" w:rsidDel="00C601C0">
          <w:rPr>
            <w:rFonts w:ascii="Times New Roman" w:eastAsia="宋体" w:hAnsi="Times New Roman" w:cs="Times New Roman" w:hint="eastAsia"/>
            <w:sz w:val="24"/>
            <w:szCs w:val="24"/>
          </w:rPr>
          <w:delText>分割与群体</w:delText>
        </w:r>
        <w:r w:rsidDel="00C601C0">
          <w:rPr>
            <w:rFonts w:ascii="Times New Roman" w:eastAsia="宋体" w:hAnsi="Times New Roman" w:cs="Times New Roman" w:hint="eastAsia"/>
            <w:sz w:val="24"/>
            <w:szCs w:val="24"/>
          </w:rPr>
          <w:delText>对于该事件</w:delText>
        </w:r>
        <w:r w:rsidRPr="00A95272" w:rsidDel="00C601C0">
          <w:rPr>
            <w:rFonts w:ascii="Times New Roman" w:eastAsia="宋体" w:hAnsi="Times New Roman" w:cs="Times New Roman" w:hint="eastAsia"/>
            <w:sz w:val="24"/>
            <w:szCs w:val="24"/>
          </w:rPr>
          <w:delText>的分割</w:delText>
        </w:r>
        <w:r w:rsidDel="00C601C0">
          <w:rPr>
            <w:rFonts w:ascii="Times New Roman" w:eastAsia="宋体" w:hAnsi="Times New Roman" w:cs="Times New Roman" w:hint="eastAsia"/>
            <w:sz w:val="24"/>
            <w:szCs w:val="24"/>
          </w:rPr>
          <w:delText>的</w:delText>
        </w:r>
        <w:r w:rsidRPr="00A95272" w:rsidDel="00C601C0">
          <w:rPr>
            <w:rFonts w:ascii="Times New Roman" w:eastAsia="宋体" w:hAnsi="Times New Roman" w:cs="Times New Roman" w:hint="eastAsia"/>
            <w:sz w:val="24"/>
            <w:szCs w:val="24"/>
          </w:rPr>
          <w:delText>一致性程度</w:delText>
        </w:r>
        <w:r w:rsidDel="00C601C0">
          <w:rPr>
            <w:rFonts w:ascii="Times New Roman" w:eastAsia="宋体" w:hAnsi="Times New Roman" w:cs="Times New Roman" w:hint="eastAsia"/>
            <w:sz w:val="24"/>
            <w:szCs w:val="24"/>
          </w:rPr>
          <w:delText>。分割一致性的计算方法如下：对于每个视频，我们将其分为</w:delText>
        </w:r>
        <w:r w:rsidR="00BD03FC" w:rsidDel="00C601C0">
          <w:rPr>
            <w:rFonts w:ascii="Times New Roman" w:eastAsia="宋体" w:hAnsi="Times New Roman" w:cs="Times New Roman" w:hint="eastAsia"/>
            <w:sz w:val="24"/>
            <w:szCs w:val="24"/>
          </w:rPr>
          <w:delText>数</w:delText>
        </w:r>
        <w:r w:rsidDel="00C601C0">
          <w:rPr>
            <w:rFonts w:ascii="Times New Roman" w:eastAsia="宋体" w:hAnsi="Times New Roman" w:cs="Times New Roman" w:hint="eastAsia"/>
            <w:sz w:val="24"/>
            <w:szCs w:val="24"/>
          </w:rPr>
          <w:delText>个</w:delText>
        </w:r>
        <w:r w:rsidDel="00C601C0">
          <w:rPr>
            <w:rFonts w:ascii="Times New Roman" w:eastAsia="宋体" w:hAnsi="Times New Roman" w:cs="Times New Roman" w:hint="eastAsia"/>
            <w:sz w:val="24"/>
            <w:szCs w:val="24"/>
          </w:rPr>
          <w:delText>1</w:delText>
        </w:r>
        <w:r w:rsidDel="00C601C0">
          <w:rPr>
            <w:rFonts w:ascii="Times New Roman" w:eastAsia="宋体" w:hAnsi="Times New Roman" w:cs="Times New Roman" w:hint="eastAsia"/>
            <w:sz w:val="24"/>
            <w:szCs w:val="24"/>
          </w:rPr>
          <w:delText>秒的区间，并记录每个被试是否在每个区间内标记了事件边界。对于每个视频，我们计算每个被试在所有区间内标记事件边界的情况与被试群体在所有区间内标记事件边界的比例的点二列相关</w:delText>
        </w:r>
        <w:r w:rsidDel="00C601C0">
          <w:rPr>
            <w:rFonts w:ascii="Times New Roman" w:eastAsia="宋体" w:hAnsi="Times New Roman" w:cs="Times New Roman" w:hint="eastAsia"/>
            <w:sz w:val="24"/>
            <w:szCs w:val="24"/>
          </w:rPr>
          <w:delText>(</w:delText>
        </w:r>
        <w:r w:rsidDel="00C601C0">
          <w:rPr>
            <w:rFonts w:ascii="Times New Roman" w:eastAsia="宋体" w:hAnsi="Times New Roman" w:cs="Times New Roman"/>
            <w:sz w:val="24"/>
            <w:szCs w:val="24"/>
          </w:rPr>
          <w:delText>point-biserial correlation)</w:delText>
        </w:r>
        <w:r w:rsidDel="00C601C0">
          <w:rPr>
            <w:rFonts w:ascii="Times New Roman" w:eastAsia="宋体" w:hAnsi="Times New Roman" w:cs="Times New Roman" w:hint="eastAsia"/>
            <w:sz w:val="24"/>
            <w:szCs w:val="24"/>
          </w:rPr>
          <w:delText>作为对分割一致性的测量。同时，为了控制标记的事件边界个数的个体差异对于分割一致性的影响，我们对计算得到的相关系数进行矫正。这是因为直接计算得到的点二列相关系数会受到被试标记的事件边界数量的限制（例如在被试标记的事件边界极少，那么其点二列相关系数会随标记位置的不同表现为弱正相关或负相关，但绝对不会表现为较大的相关）。我们可以使用这样的方法对点二列相关系数进行矫正：</w:delText>
        </w:r>
      </w:del>
    </w:p>
    <w:p w14:paraId="4E2D6652" w14:textId="0B4B411C" w:rsidR="000147CE" w:rsidRPr="00563F16" w:rsidDel="00C601C0" w:rsidRDefault="000147CE">
      <w:pPr>
        <w:spacing w:line="288" w:lineRule="auto"/>
        <w:ind w:firstLine="420"/>
        <w:rPr>
          <w:del w:id="76" w:author="JiangLinfeng" w:date="2023-10-20T12:12:00Z"/>
          <w:rFonts w:ascii="Times New Roman" w:eastAsia="宋体" w:hAnsi="Times New Roman" w:cs="Times New Roman"/>
          <w:sz w:val="24"/>
          <w:szCs w:val="24"/>
        </w:rPr>
        <w:pPrChange w:id="77" w:author="JiangLinfeng" w:date="2023-10-20T12:12:00Z">
          <w:pPr>
            <w:spacing w:line="288" w:lineRule="auto"/>
            <w:ind w:firstLine="480"/>
          </w:pPr>
        </w:pPrChange>
      </w:pPr>
      <m:oMathPara>
        <m:oMath>
          <m:r>
            <w:del w:id="78" w:author="JiangLinfeng" w:date="2023-10-20T12:12:00Z">
              <w:rPr>
                <w:rFonts w:ascii="Cambria Math" w:eastAsia="宋体" w:hAnsi="Cambria Math" w:cs="Times New Roman"/>
                <w:sz w:val="24"/>
                <w:szCs w:val="24"/>
              </w:rPr>
              <m:t>Segmentation Ag</m:t>
            </w:del>
          </m:r>
          <m:r>
            <w:del w:id="79" w:author="JiangLinfeng" w:date="2023-10-20T12:12:00Z">
              <w:rPr>
                <w:rFonts w:ascii="Cambria Math" w:eastAsia="宋体" w:hAnsi="Cambria Math" w:cs="Times New Roman" w:hint="eastAsia"/>
                <w:sz w:val="24"/>
                <w:szCs w:val="24"/>
              </w:rPr>
              <m:t>ree</m:t>
            </w:del>
          </m:r>
          <m:r>
            <w:del w:id="80" w:author="JiangLinfeng" w:date="2023-10-20T12:12:00Z">
              <w:rPr>
                <w:rFonts w:ascii="Cambria Math" w:eastAsia="宋体" w:hAnsi="Cambria Math" w:cs="Times New Roman"/>
                <w:sz w:val="24"/>
                <w:szCs w:val="24"/>
              </w:rPr>
              <m:t xml:space="preserve">ment= </m:t>
            </w:del>
          </m:r>
          <m:f>
            <m:fPr>
              <m:ctrlPr>
                <w:del w:id="81" w:author="JiangLinfeng" w:date="2023-10-20T12:12:00Z">
                  <w:rPr>
                    <w:rFonts w:ascii="Cambria Math" w:eastAsia="宋体" w:hAnsi="Cambria Math" w:cs="Times New Roman"/>
                    <w:i/>
                    <w:sz w:val="24"/>
                    <w:szCs w:val="24"/>
                  </w:rPr>
                </w:del>
              </m:ctrlPr>
            </m:fPr>
            <m:num>
              <m:r>
                <w:del w:id="82" w:author="JiangLinfeng" w:date="2023-10-20T12:12:00Z">
                  <w:rPr>
                    <w:rFonts w:ascii="Cambria Math" w:eastAsia="宋体" w:hAnsi="Cambria Math" w:cs="Times New Roman"/>
                    <w:sz w:val="24"/>
                    <w:szCs w:val="24"/>
                  </w:rPr>
                  <m:t>r-</m:t>
                </w:del>
              </m:r>
              <m:sSub>
                <m:sSubPr>
                  <m:ctrlPr>
                    <w:del w:id="83" w:author="JiangLinfeng" w:date="2023-10-20T12:12:00Z">
                      <w:rPr>
                        <w:rFonts w:ascii="Cambria Math" w:eastAsia="宋体" w:hAnsi="Cambria Math" w:cs="Times New Roman"/>
                        <w:i/>
                        <w:sz w:val="24"/>
                        <w:szCs w:val="24"/>
                      </w:rPr>
                    </w:del>
                  </m:ctrlPr>
                </m:sSubPr>
                <m:e>
                  <m:r>
                    <w:del w:id="84" w:author="JiangLinfeng" w:date="2023-10-20T12:12:00Z">
                      <w:rPr>
                        <w:rFonts w:ascii="Cambria Math" w:eastAsia="宋体" w:hAnsi="Cambria Math" w:cs="Times New Roman"/>
                        <w:sz w:val="24"/>
                        <w:szCs w:val="24"/>
                      </w:rPr>
                      <m:t>r</m:t>
                    </w:del>
                  </m:r>
                </m:e>
                <m:sub>
                  <m:r>
                    <w:del w:id="85" w:author="JiangLinfeng" w:date="2023-10-20T12:12:00Z">
                      <w:rPr>
                        <w:rFonts w:ascii="Cambria Math" w:eastAsia="宋体" w:hAnsi="Cambria Math" w:cs="Times New Roman"/>
                        <w:sz w:val="24"/>
                        <w:szCs w:val="24"/>
                      </w:rPr>
                      <m:t>min</m:t>
                    </w:del>
                  </m:r>
                </m:sub>
              </m:sSub>
            </m:num>
            <m:den>
              <m:sSub>
                <m:sSubPr>
                  <m:ctrlPr>
                    <w:del w:id="86" w:author="JiangLinfeng" w:date="2023-10-20T12:12:00Z">
                      <w:rPr>
                        <w:rFonts w:ascii="Cambria Math" w:eastAsia="宋体" w:hAnsi="Cambria Math" w:cs="Times New Roman"/>
                        <w:i/>
                        <w:sz w:val="24"/>
                        <w:szCs w:val="24"/>
                      </w:rPr>
                    </w:del>
                  </m:ctrlPr>
                </m:sSubPr>
                <m:e>
                  <m:r>
                    <w:del w:id="87" w:author="JiangLinfeng" w:date="2023-10-20T12:12:00Z">
                      <w:rPr>
                        <w:rFonts w:ascii="Cambria Math" w:eastAsia="宋体" w:hAnsi="Cambria Math" w:cs="Times New Roman"/>
                        <w:sz w:val="24"/>
                        <w:szCs w:val="24"/>
                      </w:rPr>
                      <m:t>r</m:t>
                    </w:del>
                  </m:r>
                </m:e>
                <m:sub>
                  <m:r>
                    <w:del w:id="88" w:author="JiangLinfeng" w:date="2023-10-20T12:12:00Z">
                      <w:rPr>
                        <w:rFonts w:ascii="Cambria Math" w:eastAsia="宋体" w:hAnsi="Cambria Math" w:cs="Times New Roman"/>
                        <w:sz w:val="24"/>
                        <w:szCs w:val="24"/>
                      </w:rPr>
                      <m:t>max</m:t>
                    </w:del>
                  </m:r>
                </m:sub>
              </m:sSub>
              <m:r>
                <w:del w:id="89" w:author="JiangLinfeng" w:date="2023-10-20T12:12:00Z">
                  <w:rPr>
                    <w:rFonts w:ascii="Cambria Math" w:eastAsia="宋体" w:hAnsi="Cambria Math" w:cs="Times New Roman"/>
                    <w:sz w:val="24"/>
                    <w:szCs w:val="24"/>
                  </w:rPr>
                  <m:t>-</m:t>
                </w:del>
              </m:r>
              <m:sSub>
                <m:sSubPr>
                  <m:ctrlPr>
                    <w:del w:id="90" w:author="JiangLinfeng" w:date="2023-10-20T12:12:00Z">
                      <w:rPr>
                        <w:rFonts w:ascii="Cambria Math" w:eastAsia="宋体" w:hAnsi="Cambria Math" w:cs="Times New Roman"/>
                        <w:i/>
                        <w:sz w:val="24"/>
                        <w:szCs w:val="24"/>
                      </w:rPr>
                    </w:del>
                  </m:ctrlPr>
                </m:sSubPr>
                <m:e>
                  <m:r>
                    <w:del w:id="91" w:author="JiangLinfeng" w:date="2023-10-20T12:12:00Z">
                      <w:rPr>
                        <w:rFonts w:ascii="Cambria Math" w:eastAsia="宋体" w:hAnsi="Cambria Math" w:cs="Times New Roman"/>
                        <w:sz w:val="24"/>
                        <w:szCs w:val="24"/>
                      </w:rPr>
                      <m:t>r</m:t>
                    </w:del>
                  </m:r>
                </m:e>
                <m:sub>
                  <m:r>
                    <w:del w:id="92" w:author="JiangLinfeng" w:date="2023-10-20T12:12:00Z">
                      <w:rPr>
                        <w:rFonts w:ascii="Cambria Math" w:eastAsia="宋体" w:hAnsi="Cambria Math" w:cs="Times New Roman"/>
                        <w:sz w:val="24"/>
                        <w:szCs w:val="24"/>
                      </w:rPr>
                      <m:t>min</m:t>
                    </w:del>
                  </m:r>
                </m:sub>
              </m:sSub>
            </m:den>
          </m:f>
        </m:oMath>
      </m:oMathPara>
    </w:p>
    <w:p w14:paraId="3EBB3FF1" w14:textId="20388495" w:rsidR="000147CE" w:rsidDel="00C601C0" w:rsidRDefault="000147CE" w:rsidP="00DD2860">
      <w:pPr>
        <w:spacing w:line="288" w:lineRule="auto"/>
        <w:ind w:firstLineChars="200" w:firstLine="480"/>
        <w:rPr>
          <w:del w:id="93" w:author="JiangLinfeng" w:date="2023-10-20T12:12:00Z"/>
          <w:rFonts w:ascii="Times New Roman" w:eastAsia="宋体" w:hAnsi="Times New Roman" w:cs="Times New Roman"/>
          <w:sz w:val="24"/>
          <w:szCs w:val="24"/>
        </w:rPr>
      </w:pPr>
      <w:del w:id="94" w:author="JiangLinfeng" w:date="2023-10-20T12:12:00Z">
        <w:r w:rsidDel="00C601C0">
          <w:rPr>
            <w:rFonts w:ascii="Times New Roman" w:eastAsia="宋体" w:hAnsi="Times New Roman" w:cs="Times New Roman"/>
            <w:sz w:val="24"/>
            <w:szCs w:val="24"/>
          </w:rPr>
          <w:delText>其中，</w:delText>
        </w:r>
        <w:r w:rsidRPr="2A2A6BF7" w:rsidDel="00C601C0">
          <w:rPr>
            <w:rFonts w:ascii="Times New Roman" w:eastAsia="宋体" w:hAnsi="Times New Roman" w:cs="Times New Roman"/>
            <w:i/>
            <w:iCs/>
            <w:sz w:val="24"/>
            <w:szCs w:val="24"/>
          </w:rPr>
          <w:delText>r</w:delText>
        </w:r>
        <w:r w:rsidDel="00C601C0">
          <w:rPr>
            <w:rFonts w:ascii="Times New Roman" w:eastAsia="宋体" w:hAnsi="Times New Roman" w:cs="Times New Roman"/>
            <w:sz w:val="24"/>
            <w:szCs w:val="24"/>
          </w:rPr>
          <w:delText>表示直接计算得到的点二列相关，</w:delText>
        </w:r>
      </w:del>
      <m:oMath>
        <m:sSub>
          <m:sSubPr>
            <m:ctrlPr>
              <w:del w:id="95" w:author="JiangLinfeng" w:date="2023-10-20T12:12:00Z">
                <w:rPr>
                  <w:rFonts w:ascii="Cambria Math" w:eastAsia="宋体" w:hAnsi="Cambria Math" w:cs="Times New Roman"/>
                  <w:i/>
                  <w:sz w:val="24"/>
                  <w:szCs w:val="24"/>
                </w:rPr>
              </w:del>
            </m:ctrlPr>
          </m:sSubPr>
          <m:e>
            <m:r>
              <w:del w:id="96" w:author="JiangLinfeng" w:date="2023-10-20T12:12:00Z">
                <w:rPr>
                  <w:rFonts w:ascii="Cambria Math" w:eastAsia="宋体" w:hAnsi="Cambria Math" w:cs="Times New Roman"/>
                  <w:sz w:val="24"/>
                  <w:szCs w:val="24"/>
                </w:rPr>
                <m:t>r</m:t>
              </w:del>
            </m:r>
          </m:e>
          <m:sub>
            <m:r>
              <w:del w:id="97" w:author="JiangLinfeng" w:date="2023-10-20T12:12:00Z">
                <w:rPr>
                  <w:rFonts w:ascii="Cambria Math" w:eastAsia="宋体" w:hAnsi="Cambria Math" w:cs="Times New Roman"/>
                  <w:sz w:val="24"/>
                  <w:szCs w:val="24"/>
                </w:rPr>
                <m:t>max</m:t>
              </w:del>
            </m:r>
          </m:sub>
        </m:sSub>
      </m:oMath>
      <w:del w:id="98" w:author="JiangLinfeng" w:date="2023-10-20T12:12:00Z">
        <w:r w:rsidDel="00C601C0">
          <w:rPr>
            <w:rFonts w:ascii="Times New Roman" w:eastAsia="宋体" w:hAnsi="Times New Roman" w:cs="Times New Roman"/>
            <w:sz w:val="24"/>
            <w:szCs w:val="24"/>
          </w:rPr>
          <w:delText>与</w:delText>
        </w:r>
      </w:del>
      <m:oMath>
        <m:sSub>
          <m:sSubPr>
            <m:ctrlPr>
              <w:del w:id="99" w:author="JiangLinfeng" w:date="2023-10-20T12:12:00Z">
                <w:rPr>
                  <w:rFonts w:ascii="Cambria Math" w:eastAsia="宋体" w:hAnsi="Cambria Math" w:cs="Times New Roman"/>
                  <w:i/>
                  <w:sz w:val="24"/>
                  <w:szCs w:val="24"/>
                </w:rPr>
              </w:del>
            </m:ctrlPr>
          </m:sSubPr>
          <m:e>
            <m:r>
              <w:del w:id="100" w:author="JiangLinfeng" w:date="2023-10-20T12:12:00Z">
                <w:rPr>
                  <w:rFonts w:ascii="Cambria Math" w:eastAsia="宋体" w:hAnsi="Cambria Math" w:cs="Times New Roman"/>
                  <w:sz w:val="24"/>
                  <w:szCs w:val="24"/>
                </w:rPr>
                <m:t>r</m:t>
              </w:del>
            </m:r>
          </m:e>
          <m:sub>
            <m:r>
              <w:del w:id="101" w:author="JiangLinfeng" w:date="2023-10-20T12:12:00Z">
                <w:rPr>
                  <w:rFonts w:ascii="Cambria Math" w:eastAsia="宋体" w:hAnsi="Cambria Math" w:cs="Times New Roman"/>
                  <w:sz w:val="24"/>
                  <w:szCs w:val="24"/>
                </w:rPr>
                <m:t>min</m:t>
              </w:del>
            </m:r>
          </m:sub>
        </m:sSub>
      </m:oMath>
      <w:del w:id="102" w:author="JiangLinfeng" w:date="2023-10-20T12:12:00Z">
        <w:r w:rsidDel="00C601C0">
          <w:rPr>
            <w:rFonts w:ascii="Times New Roman" w:eastAsia="宋体" w:hAnsi="Times New Roman" w:cs="Times New Roman"/>
            <w:sz w:val="24"/>
            <w:szCs w:val="24"/>
          </w:rPr>
          <w:delText>分别代表给定某被试标定的事件边界数量时，可能的最大或最小的点二列相关。</w:delText>
        </w:r>
      </w:del>
    </w:p>
    <w:p w14:paraId="3090C676" w14:textId="29726CEB" w:rsidR="000147CE" w:rsidDel="00C601C0" w:rsidRDefault="000147CE">
      <w:pPr>
        <w:spacing w:line="288" w:lineRule="auto"/>
        <w:ind w:firstLine="420"/>
        <w:rPr>
          <w:del w:id="103" w:author="JiangLinfeng" w:date="2023-10-20T12:12:00Z"/>
          <w:rFonts w:ascii="Times New Roman" w:eastAsia="宋体" w:hAnsi="Times New Roman" w:cs="Times New Roman"/>
          <w:sz w:val="24"/>
          <w:szCs w:val="24"/>
        </w:rPr>
        <w:pPrChange w:id="104" w:author="JiangLinfeng" w:date="2023-10-20T12:12:00Z">
          <w:pPr>
            <w:spacing w:line="288" w:lineRule="auto"/>
          </w:pPr>
        </w:pPrChange>
      </w:pPr>
      <w:del w:id="105" w:author="JiangLinfeng" w:date="2023-10-20T12:12:00Z">
        <w:r w:rsidDel="00C601C0">
          <w:rPr>
            <w:rFonts w:ascii="Times New Roman" w:eastAsia="宋体" w:hAnsi="Times New Roman" w:cs="Times New Roman"/>
            <w:sz w:val="24"/>
            <w:szCs w:val="24"/>
          </w:rPr>
          <w:tab/>
        </w:r>
        <w:r w:rsidDel="00C601C0">
          <w:rPr>
            <w:rFonts w:ascii="Times New Roman" w:eastAsia="宋体" w:hAnsi="Times New Roman" w:cs="Times New Roman"/>
            <w:sz w:val="24"/>
            <w:szCs w:val="24"/>
          </w:rPr>
          <w:delText>层级齐性度量了对于某视频中某被试标记的每个粗事件边界</w:delText>
        </w:r>
        <w:r w:rsidDel="00C601C0">
          <w:rPr>
            <w:rFonts w:ascii="Times New Roman" w:eastAsia="宋体" w:hAnsi="Times New Roman" w:cs="Times New Roman"/>
            <w:sz w:val="24"/>
            <w:szCs w:val="24"/>
          </w:rPr>
          <w:delText>(coarse event boundary)</w:delText>
        </w:r>
        <w:r w:rsidDel="00C601C0">
          <w:rPr>
            <w:rFonts w:ascii="Times New Roman" w:eastAsia="宋体" w:hAnsi="Times New Roman" w:cs="Times New Roman"/>
            <w:sz w:val="24"/>
            <w:szCs w:val="24"/>
          </w:rPr>
          <w:delText>与其最近的细事件边界</w:delText>
        </w:r>
        <w:r w:rsidDel="00C601C0">
          <w:rPr>
            <w:rFonts w:ascii="Times New Roman" w:eastAsia="宋体" w:hAnsi="Times New Roman" w:cs="Times New Roman"/>
            <w:sz w:val="24"/>
            <w:szCs w:val="24"/>
          </w:rPr>
          <w:delText>(fine event boundary)</w:delText>
        </w:r>
        <w:r w:rsidDel="00C601C0">
          <w:rPr>
            <w:rFonts w:ascii="Times New Roman" w:eastAsia="宋体" w:hAnsi="Times New Roman" w:cs="Times New Roman"/>
            <w:sz w:val="24"/>
            <w:szCs w:val="24"/>
          </w:rPr>
          <w:delText>的平均时间距离，该值相对于机会水平的时间距离的大小反映了被试对于该视频事件划分的层级结构性。即该平均时间距离越小于机会水平的时间距离，被试的分割编码越有层级结构的特征，表明被试在粗、细编码条件下的事件边界吻合度优于机会水平。某视频的层级齐性</w:delText>
        </w:r>
        <w:r w:rsidDel="00C601C0">
          <w:rPr>
            <w:rFonts w:ascii="Times New Roman" w:eastAsia="宋体" w:hAnsi="Times New Roman" w:cs="Times New Roman"/>
            <w:sz w:val="24"/>
            <w:szCs w:val="24"/>
          </w:rPr>
          <w:delText>(</w:delText>
        </w:r>
        <w:r w:rsidDel="00C601C0">
          <w:rPr>
            <w:rFonts w:ascii="Times New Roman" w:eastAsia="宋体" w:hAnsi="Times New Roman" w:cs="Times New Roman"/>
            <w:sz w:val="24"/>
            <w:szCs w:val="24"/>
          </w:rPr>
          <w:delText>下面简称</w:delText>
        </w:r>
      </w:del>
      <m:oMath>
        <m:r>
          <w:del w:id="106" w:author="JiangLinfeng" w:date="2023-10-20T12:12:00Z">
            <w:rPr>
              <w:rFonts w:ascii="Cambria Math" w:eastAsia="宋体" w:hAnsi="Cambria Math" w:cs="Times New Roman" w:hint="eastAsia"/>
              <w:sz w:val="24"/>
              <w:szCs w:val="24"/>
            </w:rPr>
            <m:t>AvgDist</m:t>
          </w:del>
        </m:r>
      </m:oMath>
      <w:del w:id="107" w:author="JiangLinfeng" w:date="2023-10-20T12:12:00Z">
        <w:r w:rsidDel="00C601C0">
          <w:rPr>
            <w:rFonts w:ascii="Times New Roman" w:eastAsia="宋体" w:hAnsi="Times New Roman" w:cs="Times New Roman"/>
            <w:sz w:val="24"/>
            <w:szCs w:val="24"/>
          </w:rPr>
          <w:delText>)</w:delText>
        </w:r>
        <w:r w:rsidDel="00C601C0">
          <w:rPr>
            <w:rFonts w:ascii="Times New Roman" w:eastAsia="宋体" w:hAnsi="Times New Roman" w:cs="Times New Roman"/>
            <w:sz w:val="24"/>
            <w:szCs w:val="24"/>
          </w:rPr>
          <w:delText>的数学表达为：</w:delText>
        </w:r>
      </w:del>
    </w:p>
    <w:p w14:paraId="3D1A6267" w14:textId="02954C5C" w:rsidR="000147CE" w:rsidDel="00C601C0" w:rsidRDefault="000147CE">
      <w:pPr>
        <w:spacing w:line="288" w:lineRule="auto"/>
        <w:ind w:firstLine="420"/>
        <w:rPr>
          <w:del w:id="108" w:author="JiangLinfeng" w:date="2023-10-20T12:12:00Z"/>
          <w:rFonts w:ascii="Times New Roman" w:eastAsia="宋体" w:hAnsi="Times New Roman" w:cs="Times New Roman"/>
          <w:sz w:val="24"/>
          <w:szCs w:val="24"/>
        </w:rPr>
        <w:pPrChange w:id="109" w:author="JiangLinfeng" w:date="2023-10-20T12:12:00Z">
          <w:pPr>
            <w:spacing w:line="288" w:lineRule="auto"/>
            <w:jc w:val="center"/>
          </w:pPr>
        </w:pPrChange>
      </w:pPr>
      <m:oMathPara>
        <m:oMath>
          <m:r>
            <w:del w:id="110" w:author="JiangLinfeng" w:date="2023-10-20T12:12:00Z">
              <w:rPr>
                <w:rFonts w:ascii="Cambria Math" w:eastAsia="宋体" w:hAnsi="Cambria Math" w:cs="Times New Roman"/>
                <w:sz w:val="24"/>
                <w:szCs w:val="24"/>
              </w:rPr>
              <m:t>A</m:t>
            </w:del>
          </m:r>
          <m:r>
            <w:del w:id="111" w:author="JiangLinfeng" w:date="2023-10-20T12:12:00Z">
              <w:rPr>
                <w:rFonts w:ascii="Cambria Math" w:eastAsia="宋体" w:hAnsi="Cambria Math" w:cs="Times New Roman" w:hint="eastAsia"/>
                <w:sz w:val="24"/>
                <w:szCs w:val="24"/>
              </w:rPr>
              <m:t>vg</m:t>
            </w:del>
          </m:r>
          <m:r>
            <w:del w:id="112" w:author="JiangLinfeng" w:date="2023-10-20T12:12:00Z">
              <w:rPr>
                <w:rFonts w:ascii="Cambria Math" w:eastAsia="宋体" w:hAnsi="Cambria Math" w:cs="Times New Roman"/>
                <w:sz w:val="24"/>
                <w:szCs w:val="24"/>
              </w:rPr>
              <m:t>D</m:t>
            </w:del>
          </m:r>
          <m:r>
            <w:del w:id="113" w:author="JiangLinfeng" w:date="2023-10-20T12:12:00Z">
              <w:rPr>
                <w:rFonts w:ascii="Cambria Math" w:eastAsia="宋体" w:hAnsi="Cambria Math" w:cs="Times New Roman" w:hint="eastAsia"/>
                <w:sz w:val="24"/>
                <w:szCs w:val="24"/>
              </w:rPr>
              <m:t>ist</m:t>
            </w:del>
          </m:r>
          <m:r>
            <w:del w:id="114" w:author="JiangLinfeng" w:date="2023-10-20T12:12:00Z">
              <w:rPr>
                <w:rFonts w:ascii="Cambria Math" w:eastAsia="宋体" w:hAnsi="Cambria Math" w:cs="Times New Roman"/>
                <w:sz w:val="24"/>
                <w:szCs w:val="24"/>
              </w:rPr>
              <m:t xml:space="preserve">= </m:t>
            </w:del>
          </m:r>
          <m:f>
            <m:fPr>
              <m:ctrlPr>
                <w:del w:id="115" w:author="JiangLinfeng" w:date="2023-10-20T12:12:00Z">
                  <w:rPr>
                    <w:rFonts w:ascii="Cambria Math" w:eastAsia="宋体" w:hAnsi="Cambria Math" w:cs="Times New Roman"/>
                    <w:i/>
                    <w:sz w:val="24"/>
                    <w:szCs w:val="24"/>
                  </w:rPr>
                </w:del>
              </m:ctrlPr>
            </m:fPr>
            <m:num>
              <m:nary>
                <m:naryPr>
                  <m:chr m:val="∑"/>
                  <m:limLoc m:val="undOvr"/>
                  <m:subHide m:val="1"/>
                  <m:supHide m:val="1"/>
                  <m:ctrlPr>
                    <w:del w:id="116" w:author="JiangLinfeng" w:date="2023-10-20T12:12:00Z">
                      <w:rPr>
                        <w:rFonts w:ascii="Cambria Math" w:eastAsia="宋体" w:hAnsi="Cambria Math" w:cs="Times New Roman"/>
                        <w:i/>
                        <w:sz w:val="24"/>
                        <w:szCs w:val="24"/>
                      </w:rPr>
                    </w:del>
                  </m:ctrlPr>
                </m:naryPr>
                <m:sub/>
                <m:sup/>
                <m:e>
                  <m:r>
                    <w:del w:id="117" w:author="JiangLinfeng" w:date="2023-10-20T12:12:00Z">
                      <w:rPr>
                        <w:rFonts w:ascii="Cambria Math" w:eastAsia="宋体" w:hAnsi="Cambria Math" w:cs="Times New Roman" w:hint="eastAsia"/>
                        <w:sz w:val="24"/>
                        <w:szCs w:val="24"/>
                      </w:rPr>
                      <m:t>粗事件边界与其最近细事件边界的时间距离</m:t>
                    </w:del>
                  </m:r>
                </m:e>
              </m:nary>
            </m:num>
            <m:den>
              <m:r>
                <w:del w:id="118" w:author="JiangLinfeng" w:date="2023-10-20T12:12:00Z">
                  <w:rPr>
                    <w:rFonts w:ascii="Cambria Math" w:eastAsia="宋体" w:hAnsi="Cambria Math" w:cs="Times New Roman" w:hint="eastAsia"/>
                    <w:sz w:val="24"/>
                    <w:szCs w:val="24"/>
                  </w:rPr>
                  <m:t>粗事件边界数</m:t>
                </w:del>
              </m:r>
            </m:den>
          </m:f>
        </m:oMath>
      </m:oMathPara>
    </w:p>
    <w:p w14:paraId="383DD279" w14:textId="6CFAA110" w:rsidR="000147CE" w:rsidDel="00C601C0" w:rsidRDefault="000147CE" w:rsidP="00C601C0">
      <w:pPr>
        <w:spacing w:line="288" w:lineRule="auto"/>
        <w:ind w:firstLine="420"/>
        <w:rPr>
          <w:del w:id="119" w:author="JiangLinfeng" w:date="2023-10-20T12:12:00Z"/>
          <w:rFonts w:ascii="Times New Roman" w:eastAsia="宋体" w:hAnsi="Times New Roman" w:cs="Times New Roman"/>
          <w:sz w:val="24"/>
          <w:szCs w:val="24"/>
        </w:rPr>
      </w:pPr>
      <w:del w:id="120" w:author="JiangLinfeng" w:date="2023-10-20T12:12:00Z">
        <w:r w:rsidDel="00C601C0">
          <w:rPr>
            <w:rFonts w:ascii="Times New Roman" w:eastAsia="宋体" w:hAnsi="Times New Roman" w:cs="Times New Roman"/>
            <w:sz w:val="24"/>
            <w:szCs w:val="24"/>
          </w:rPr>
          <w:delText>为计算机会水平下的平均时间距离期望，我们需要进行一些简单的假设。首先，我们假设粗细时间边界位置之间相互独立，且粗事件边界随机均匀分布。同时我们将细事件边界的位置作为给定的值，计算随机均匀分布的粗事件边界到最近的细事件边界的时间距离，求和并除以视频长度即为机会水平下的平均时间距离期望。记</w:delText>
        </w:r>
      </w:del>
      <m:oMath>
        <m:r>
          <w:del w:id="121" w:author="JiangLinfeng" w:date="2023-10-20T12:12:00Z">
            <w:rPr>
              <w:rFonts w:ascii="Cambria Math" w:eastAsia="宋体" w:hAnsi="Cambria Math" w:cs="Times New Roman"/>
              <w:sz w:val="24"/>
              <w:szCs w:val="24"/>
            </w:rPr>
            <m:t>F={</m:t>
          </w:del>
        </m:r>
        <m:sSub>
          <m:sSubPr>
            <m:ctrlPr>
              <w:del w:id="122" w:author="JiangLinfeng" w:date="2023-10-20T12:12:00Z">
                <w:rPr>
                  <w:rFonts w:ascii="Cambria Math" w:eastAsia="宋体" w:hAnsi="Cambria Math" w:cs="Times New Roman"/>
                  <w:i/>
                  <w:sz w:val="24"/>
                  <w:szCs w:val="24"/>
                </w:rPr>
              </w:del>
            </m:ctrlPr>
          </m:sSubPr>
          <m:e>
            <m:r>
              <w:del w:id="123" w:author="JiangLinfeng" w:date="2023-10-20T12:12:00Z">
                <w:rPr>
                  <w:rFonts w:ascii="Cambria Math" w:eastAsia="宋体" w:hAnsi="Cambria Math" w:cs="Times New Roman" w:hint="eastAsia"/>
                  <w:sz w:val="24"/>
                  <w:szCs w:val="24"/>
                </w:rPr>
                <m:t>f</m:t>
              </w:del>
            </m:r>
          </m:e>
          <m:sub>
            <m:r>
              <w:del w:id="124" w:author="JiangLinfeng" w:date="2023-10-20T12:12:00Z">
                <w:rPr>
                  <w:rFonts w:ascii="Cambria Math" w:eastAsia="宋体" w:hAnsi="Cambria Math" w:cs="Times New Roman"/>
                  <w:sz w:val="24"/>
                  <w:szCs w:val="24"/>
                </w:rPr>
                <m:t>1</m:t>
              </w:del>
            </m:r>
          </m:sub>
        </m:sSub>
        <m:r>
          <w:del w:id="125" w:author="JiangLinfeng" w:date="2023-10-20T12:12:00Z">
            <w:rPr>
              <w:rFonts w:ascii="Cambria Math" w:eastAsia="宋体" w:hAnsi="Cambria Math" w:cs="Times New Roman"/>
              <w:sz w:val="24"/>
              <w:szCs w:val="24"/>
            </w:rPr>
            <m:t>,</m:t>
          </w:del>
        </m:r>
        <m:sSub>
          <m:sSubPr>
            <m:ctrlPr>
              <w:del w:id="126" w:author="JiangLinfeng" w:date="2023-10-20T12:12:00Z">
                <w:rPr>
                  <w:rFonts w:ascii="Cambria Math" w:eastAsia="宋体" w:hAnsi="Cambria Math" w:cs="Times New Roman"/>
                  <w:i/>
                  <w:sz w:val="24"/>
                  <w:szCs w:val="24"/>
                </w:rPr>
              </w:del>
            </m:ctrlPr>
          </m:sSubPr>
          <m:e>
            <m:r>
              <w:del w:id="127" w:author="JiangLinfeng" w:date="2023-10-20T12:12:00Z">
                <w:rPr>
                  <w:rFonts w:ascii="Cambria Math" w:eastAsia="宋体" w:hAnsi="Cambria Math" w:cs="Times New Roman" w:hint="eastAsia"/>
                  <w:sz w:val="24"/>
                  <w:szCs w:val="24"/>
                </w:rPr>
                <m:t>f</m:t>
              </w:del>
            </m:r>
          </m:e>
          <m:sub>
            <m:r>
              <w:del w:id="128" w:author="JiangLinfeng" w:date="2023-10-20T12:12:00Z">
                <w:rPr>
                  <w:rFonts w:ascii="Cambria Math" w:eastAsia="宋体" w:hAnsi="Cambria Math" w:cs="Times New Roman"/>
                  <w:sz w:val="24"/>
                  <w:szCs w:val="24"/>
                </w:rPr>
                <m:t>2</m:t>
              </w:del>
            </m:r>
          </m:sub>
        </m:sSub>
        <m:r>
          <w:del w:id="129" w:author="JiangLinfeng" w:date="2023-10-20T12:12:00Z">
            <w:rPr>
              <w:rFonts w:ascii="Cambria Math" w:eastAsia="宋体" w:hAnsi="Cambria Math" w:cs="Times New Roman"/>
              <w:sz w:val="24"/>
              <w:szCs w:val="24"/>
            </w:rPr>
            <m:t>,…,</m:t>
          </w:del>
        </m:r>
        <m:sSub>
          <m:sSubPr>
            <m:ctrlPr>
              <w:del w:id="130" w:author="JiangLinfeng" w:date="2023-10-20T12:12:00Z">
                <w:rPr>
                  <w:rFonts w:ascii="Cambria Math" w:eastAsia="宋体" w:hAnsi="Cambria Math" w:cs="Times New Roman"/>
                  <w:i/>
                  <w:sz w:val="24"/>
                  <w:szCs w:val="24"/>
                </w:rPr>
              </w:del>
            </m:ctrlPr>
          </m:sSubPr>
          <m:e>
            <m:r>
              <w:del w:id="131" w:author="JiangLinfeng" w:date="2023-10-20T12:12:00Z">
                <w:rPr>
                  <w:rFonts w:ascii="Cambria Math" w:eastAsia="宋体" w:hAnsi="Cambria Math" w:cs="Times New Roman" w:hint="eastAsia"/>
                  <w:sz w:val="24"/>
                  <w:szCs w:val="24"/>
                </w:rPr>
                <m:t>f</m:t>
              </w:del>
            </m:r>
          </m:e>
          <m:sub>
            <m:r>
              <w:del w:id="132" w:author="JiangLinfeng" w:date="2023-10-20T12:12:00Z">
                <w:rPr>
                  <w:rFonts w:ascii="Cambria Math" w:eastAsia="宋体" w:hAnsi="Cambria Math" w:cs="Times New Roman"/>
                  <w:sz w:val="24"/>
                  <w:szCs w:val="24"/>
                </w:rPr>
                <m:t>Fine</m:t>
              </w:del>
            </m:r>
          </m:sub>
        </m:sSub>
        <m:r>
          <w:del w:id="133" w:author="JiangLinfeng" w:date="2023-10-20T12:12:00Z">
            <w:rPr>
              <w:rFonts w:ascii="Cambria Math" w:eastAsia="宋体" w:hAnsi="Cambria Math" w:cs="Times New Roman"/>
              <w:sz w:val="24"/>
              <w:szCs w:val="24"/>
            </w:rPr>
            <m:t>}</m:t>
          </w:del>
        </m:r>
      </m:oMath>
      <w:del w:id="134" w:author="JiangLinfeng" w:date="2023-10-20T12:12:00Z">
        <w:r w:rsidDel="00C601C0">
          <w:rPr>
            <w:rFonts w:ascii="Times New Roman" w:eastAsia="宋体" w:hAnsi="Times New Roman" w:cs="Times New Roman"/>
            <w:sz w:val="24"/>
            <w:szCs w:val="24"/>
          </w:rPr>
          <w:delText>为所有细事件边界时间点的集合，取最后一个细事件边界即</w:delText>
        </w:r>
      </w:del>
      <m:oMath>
        <m:sSub>
          <m:sSubPr>
            <m:ctrlPr>
              <w:del w:id="135" w:author="JiangLinfeng" w:date="2023-10-20T12:12:00Z">
                <w:rPr>
                  <w:rFonts w:ascii="Cambria Math" w:eastAsia="宋体" w:hAnsi="Cambria Math" w:cs="Times New Roman"/>
                  <w:i/>
                  <w:sz w:val="24"/>
                  <w:szCs w:val="24"/>
                </w:rPr>
              </w:del>
            </m:ctrlPr>
          </m:sSubPr>
          <m:e>
            <m:r>
              <w:del w:id="136" w:author="JiangLinfeng" w:date="2023-10-20T12:12:00Z">
                <w:rPr>
                  <w:rFonts w:ascii="Cambria Math" w:eastAsia="宋体" w:hAnsi="Cambria Math" w:cs="Times New Roman" w:hint="eastAsia"/>
                  <w:sz w:val="24"/>
                  <w:szCs w:val="24"/>
                </w:rPr>
                <m:t>f</m:t>
              </w:del>
            </m:r>
          </m:e>
          <m:sub>
            <m:r>
              <w:del w:id="137" w:author="JiangLinfeng" w:date="2023-10-20T12:12:00Z">
                <w:rPr>
                  <w:rFonts w:ascii="Cambria Math" w:eastAsia="宋体" w:hAnsi="Cambria Math" w:cs="Times New Roman"/>
                  <w:sz w:val="24"/>
                  <w:szCs w:val="24"/>
                </w:rPr>
                <m:t>Fine</m:t>
              </w:del>
            </m:r>
          </m:sub>
        </m:sSub>
      </m:oMath>
      <w:del w:id="138" w:author="JiangLinfeng" w:date="2023-10-20T12:12:00Z">
        <w:r w:rsidDel="00C601C0">
          <w:rPr>
            <w:rFonts w:ascii="Times New Roman" w:eastAsia="宋体" w:hAnsi="Times New Roman" w:cs="Times New Roman"/>
            <w:sz w:val="24"/>
            <w:szCs w:val="24"/>
          </w:rPr>
          <w:delText>为被试对于视频中事件时间长度的估计，则任意时间点上的粗事件边界到其最近细事件边界的</w:delText>
        </w:r>
        <w:r w:rsidR="00DD2357" w:rsidDel="00C601C0">
          <w:rPr>
            <w:rFonts w:ascii="Times New Roman" w:eastAsia="宋体" w:hAnsi="Times New Roman" w:cs="Times New Roman"/>
            <w:sz w:val="24"/>
            <w:szCs w:val="24"/>
          </w:rPr>
          <w:delText>时间</w:delText>
        </w:r>
        <w:r w:rsidDel="00C601C0">
          <w:rPr>
            <w:rFonts w:ascii="Times New Roman" w:eastAsia="宋体" w:hAnsi="Times New Roman" w:cs="Times New Roman"/>
            <w:sz w:val="24"/>
            <w:szCs w:val="24"/>
          </w:rPr>
          <w:delText>距离可以写成与时间有关的函数，如图</w:delText>
        </w:r>
        <w:r w:rsidR="00223819" w:rsidDel="00C601C0">
          <w:rPr>
            <w:rFonts w:ascii="Times New Roman" w:eastAsia="宋体" w:hAnsi="Times New Roman" w:cs="Times New Roman"/>
            <w:sz w:val="24"/>
            <w:szCs w:val="24"/>
          </w:rPr>
          <w:delText>3</w:delText>
        </w:r>
        <w:r w:rsidDel="00C601C0">
          <w:rPr>
            <w:rFonts w:ascii="Times New Roman" w:eastAsia="宋体" w:hAnsi="Times New Roman" w:cs="Times New Roman"/>
            <w:sz w:val="24"/>
            <w:szCs w:val="24"/>
          </w:rPr>
          <w:delText>所示。对此函数进行积分并处以</w:delText>
        </w:r>
      </w:del>
      <m:oMath>
        <m:sSub>
          <m:sSubPr>
            <m:ctrlPr>
              <w:del w:id="139" w:author="JiangLinfeng" w:date="2023-10-20T12:12:00Z">
                <w:rPr>
                  <w:rFonts w:ascii="Cambria Math" w:eastAsia="宋体" w:hAnsi="Cambria Math" w:cs="Times New Roman"/>
                  <w:i/>
                  <w:sz w:val="24"/>
                  <w:szCs w:val="24"/>
                </w:rPr>
              </w:del>
            </m:ctrlPr>
          </m:sSubPr>
          <m:e>
            <m:r>
              <w:del w:id="140" w:author="JiangLinfeng" w:date="2023-10-20T12:12:00Z">
                <w:rPr>
                  <w:rFonts w:ascii="Cambria Math" w:eastAsia="宋体" w:hAnsi="Cambria Math" w:cs="Times New Roman" w:hint="eastAsia"/>
                  <w:sz w:val="24"/>
                  <w:szCs w:val="24"/>
                </w:rPr>
                <m:t>f</m:t>
              </w:del>
            </m:r>
          </m:e>
          <m:sub>
            <m:r>
              <w:del w:id="141" w:author="JiangLinfeng" w:date="2023-10-20T12:12:00Z">
                <w:rPr>
                  <w:rFonts w:ascii="Cambria Math" w:eastAsia="宋体" w:hAnsi="Cambria Math" w:cs="Times New Roman"/>
                  <w:sz w:val="24"/>
                  <w:szCs w:val="24"/>
                </w:rPr>
                <m:t>Fine</m:t>
              </w:del>
            </m:r>
          </m:sub>
        </m:sSub>
      </m:oMath>
      <w:del w:id="142" w:author="JiangLinfeng" w:date="2023-10-20T12:12:00Z">
        <w:r w:rsidDel="00C601C0">
          <w:rPr>
            <w:rFonts w:ascii="Times New Roman" w:eastAsia="宋体" w:hAnsi="Times New Roman" w:cs="Times New Roman"/>
            <w:sz w:val="24"/>
            <w:szCs w:val="24"/>
          </w:rPr>
          <w:delText>即为机会水平下的平均时间距离期望。</w:delText>
        </w:r>
      </w:del>
    </w:p>
    <w:p w14:paraId="36C0499E" w14:textId="57E27A5E" w:rsidR="000147CE" w:rsidDel="00C601C0" w:rsidRDefault="00A31A7F">
      <w:pPr>
        <w:spacing w:line="288" w:lineRule="auto"/>
        <w:ind w:firstLine="420"/>
        <w:rPr>
          <w:del w:id="143" w:author="JiangLinfeng" w:date="2023-10-20T12:12:00Z"/>
          <w:rFonts w:ascii="Times New Roman" w:eastAsia="宋体" w:hAnsi="Times New Roman" w:cs="Times New Roman"/>
          <w:sz w:val="24"/>
          <w:szCs w:val="24"/>
        </w:rPr>
        <w:pPrChange w:id="144" w:author="JiangLinfeng" w:date="2023-10-20T12:12:00Z">
          <w:pPr>
            <w:spacing w:line="288" w:lineRule="auto"/>
            <w:ind w:firstLine="420"/>
            <w:jc w:val="center"/>
          </w:pPr>
        </w:pPrChange>
      </w:pPr>
      <w:commentRangeStart w:id="145"/>
      <w:commentRangeEnd w:id="145"/>
      <w:del w:id="146" w:author="JiangLinfeng" w:date="2023-10-20T12:12:00Z">
        <w:r w:rsidDel="00C601C0">
          <w:rPr>
            <w:rStyle w:val="aa"/>
          </w:rPr>
          <w:lastRenderedPageBreak/>
          <w:commentReference w:id="145"/>
        </w:r>
        <w:r w:rsidR="00A67E49" w:rsidRPr="00A67E49" w:rsidDel="00C601C0">
          <w:rPr>
            <w:rFonts w:ascii="Times New Roman" w:eastAsia="宋体" w:hAnsi="Times New Roman" w:cs="Times New Roman"/>
            <w:noProof/>
            <w:sz w:val="24"/>
            <w:szCs w:val="24"/>
          </w:rPr>
          <w:drawing>
            <wp:inline distT="0" distB="0" distL="0" distR="0" wp14:anchorId="77EE2B09" wp14:editId="5731C04A">
              <wp:extent cx="5274310" cy="18580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58010"/>
                      </a:xfrm>
                      <a:prstGeom prst="rect">
                        <a:avLst/>
                      </a:prstGeom>
                    </pic:spPr>
                  </pic:pic>
                </a:graphicData>
              </a:graphic>
            </wp:inline>
          </w:drawing>
        </w:r>
      </w:del>
    </w:p>
    <w:p w14:paraId="09D50E30" w14:textId="5459172F" w:rsidR="000147CE" w:rsidDel="00C601C0" w:rsidRDefault="000147CE">
      <w:pPr>
        <w:spacing w:line="288" w:lineRule="auto"/>
        <w:ind w:firstLine="420"/>
        <w:rPr>
          <w:del w:id="147" w:author="JiangLinfeng" w:date="2023-10-20T12:12:00Z"/>
          <w:rFonts w:ascii="Times New Roman" w:eastAsia="宋体" w:hAnsi="Times New Roman" w:cs="Times New Roman"/>
          <w:sz w:val="24"/>
          <w:szCs w:val="24"/>
        </w:rPr>
        <w:pPrChange w:id="148" w:author="JiangLinfeng" w:date="2023-10-20T12:12:00Z">
          <w:pPr>
            <w:spacing w:line="288" w:lineRule="auto"/>
            <w:ind w:firstLine="420"/>
            <w:jc w:val="center"/>
          </w:pPr>
        </w:pPrChange>
      </w:pPr>
      <w:del w:id="149" w:author="JiangLinfeng" w:date="2023-10-20T12:12:00Z">
        <w:r w:rsidDel="00C601C0">
          <w:rPr>
            <w:rFonts w:ascii="Times New Roman" w:eastAsia="宋体" w:hAnsi="Times New Roman" w:cs="Times New Roman" w:hint="eastAsia"/>
            <w:sz w:val="24"/>
            <w:szCs w:val="24"/>
          </w:rPr>
          <w:delText>图</w:delText>
        </w:r>
        <w:r w:rsidR="00223819" w:rsidDel="00C601C0">
          <w:rPr>
            <w:rFonts w:ascii="Times New Roman" w:eastAsia="宋体" w:hAnsi="Times New Roman" w:cs="Times New Roman"/>
            <w:sz w:val="24"/>
            <w:szCs w:val="24"/>
          </w:rPr>
          <w:delText>3</w:delText>
        </w:r>
        <w:r w:rsidDel="00C601C0">
          <w:rPr>
            <w:rFonts w:ascii="Times New Roman" w:eastAsia="宋体" w:hAnsi="Times New Roman" w:cs="Times New Roman"/>
            <w:sz w:val="24"/>
            <w:szCs w:val="24"/>
          </w:rPr>
          <w:delText xml:space="preserve"> </w:delText>
        </w:r>
        <w:r w:rsidDel="00C601C0">
          <w:rPr>
            <w:rFonts w:ascii="Times New Roman" w:eastAsia="宋体" w:hAnsi="Times New Roman" w:cs="Times New Roman" w:hint="eastAsia"/>
            <w:sz w:val="24"/>
            <w:szCs w:val="24"/>
          </w:rPr>
          <w:delText>粗事件边界到其最近细事件边界的时间距离函数示意图</w:delText>
        </w:r>
        <w:r w:rsidDel="00C601C0">
          <w:rPr>
            <w:rFonts w:ascii="Times New Roman" w:eastAsia="宋体" w:hAnsi="Times New Roman" w:cs="Times New Roman" w:hint="eastAsia"/>
            <w:sz w:val="24"/>
            <w:szCs w:val="24"/>
          </w:rPr>
          <w:delText>(</w:delText>
        </w:r>
        <w:r w:rsidDel="00C601C0">
          <w:rPr>
            <w:rFonts w:ascii="Times New Roman" w:eastAsia="宋体" w:hAnsi="Times New Roman" w:cs="Times New Roman"/>
            <w:sz w:val="24"/>
            <w:szCs w:val="24"/>
          </w:rPr>
          <w:delText>Z</w:delText>
        </w:r>
        <w:r w:rsidDel="00C601C0">
          <w:rPr>
            <w:rFonts w:ascii="Times New Roman" w:eastAsia="宋体" w:hAnsi="Times New Roman" w:cs="Times New Roman" w:hint="eastAsia"/>
            <w:sz w:val="24"/>
            <w:szCs w:val="24"/>
          </w:rPr>
          <w:delText>acks</w:delText>
        </w:r>
        <w:r w:rsidDel="00C601C0">
          <w:rPr>
            <w:rFonts w:ascii="Times New Roman" w:eastAsia="宋体" w:hAnsi="Times New Roman" w:cs="Times New Roman"/>
            <w:sz w:val="24"/>
            <w:szCs w:val="24"/>
          </w:rPr>
          <w:delText xml:space="preserve"> et al., 2001)</w:delText>
        </w:r>
      </w:del>
    </w:p>
    <w:p w14:paraId="3AC9FE70" w14:textId="43F92215" w:rsidR="005D4FA8" w:rsidDel="00C601C0" w:rsidRDefault="000654B6">
      <w:pPr>
        <w:spacing w:line="288" w:lineRule="auto"/>
        <w:ind w:firstLine="420"/>
        <w:rPr>
          <w:del w:id="150" w:author="JiangLinfeng" w:date="2023-10-20T12:12:00Z"/>
          <w:rFonts w:ascii="Times New Roman" w:eastAsia="宋体" w:hAnsi="Times New Roman" w:cs="Times New Roman"/>
          <w:szCs w:val="21"/>
        </w:rPr>
        <w:pPrChange w:id="151" w:author="JiangLinfeng" w:date="2023-10-20T12:12:00Z">
          <w:pPr>
            <w:spacing w:line="288" w:lineRule="auto"/>
            <w:ind w:firstLine="420"/>
            <w:jc w:val="center"/>
          </w:pPr>
        </w:pPrChange>
      </w:pPr>
      <w:del w:id="152" w:author="JiangLinfeng" w:date="2023-10-20T12:12:00Z">
        <w:r w:rsidDel="00C601C0">
          <w:rPr>
            <w:rFonts w:ascii="Times New Roman" w:eastAsia="宋体" w:hAnsi="Times New Roman" w:cs="Times New Roman" w:hint="eastAsia"/>
            <w:szCs w:val="21"/>
          </w:rPr>
          <w:delText>注</w:delText>
        </w:r>
        <w:r w:rsidDel="00C601C0">
          <w:rPr>
            <w:rFonts w:ascii="Times New Roman" w:eastAsia="宋体" w:hAnsi="Times New Roman" w:cs="Times New Roman" w:hint="eastAsia"/>
            <w:szCs w:val="21"/>
          </w:rPr>
          <w:delText>:</w:delText>
        </w:r>
        <w:r w:rsidDel="00C601C0">
          <w:rPr>
            <w:rFonts w:ascii="Times New Roman" w:eastAsia="宋体" w:hAnsi="Times New Roman" w:cs="Times New Roman"/>
            <w:szCs w:val="21"/>
          </w:rPr>
          <w:delText xml:space="preserve"> i)</w:delText>
        </w:r>
        <w:r w:rsidR="005F42EA" w:rsidDel="00C601C0">
          <w:rPr>
            <w:rFonts w:ascii="Times New Roman" w:eastAsia="宋体" w:hAnsi="Times New Roman" w:cs="Times New Roman"/>
            <w:szCs w:val="21"/>
          </w:rPr>
          <w:delText xml:space="preserve"> </w:delText>
        </w:r>
        <w:r w:rsidR="005F42EA" w:rsidDel="00C601C0">
          <w:rPr>
            <w:rFonts w:ascii="Times New Roman" w:eastAsia="宋体" w:hAnsi="Times New Roman" w:cs="Times New Roman"/>
            <w:i/>
            <w:iCs/>
            <w:szCs w:val="21"/>
          </w:rPr>
          <w:delText>f</w:delText>
        </w:r>
        <w:r w:rsidR="005F42EA" w:rsidDel="00C601C0">
          <w:rPr>
            <w:rFonts w:ascii="Times New Roman" w:eastAsia="宋体" w:hAnsi="Times New Roman" w:cs="Times New Roman"/>
            <w:i/>
            <w:iCs/>
            <w:szCs w:val="21"/>
            <w:vertAlign w:val="subscript"/>
          </w:rPr>
          <w:delText>1</w:delText>
        </w:r>
        <w:r w:rsidR="005F42EA" w:rsidDel="00C601C0">
          <w:rPr>
            <w:rFonts w:ascii="Times New Roman" w:eastAsia="宋体" w:hAnsi="Times New Roman" w:cs="Times New Roman"/>
            <w:szCs w:val="21"/>
          </w:rPr>
          <w:delText xml:space="preserve">, </w:delText>
        </w:r>
        <w:r w:rsidR="005F42EA" w:rsidDel="00C601C0">
          <w:rPr>
            <w:rFonts w:ascii="Times New Roman" w:eastAsia="宋体" w:hAnsi="Times New Roman" w:cs="Times New Roman"/>
            <w:i/>
            <w:iCs/>
            <w:szCs w:val="21"/>
          </w:rPr>
          <w:delText>f</w:delText>
        </w:r>
        <w:r w:rsidR="005F42EA" w:rsidDel="00C601C0">
          <w:rPr>
            <w:rFonts w:ascii="Times New Roman" w:eastAsia="宋体" w:hAnsi="Times New Roman" w:cs="Times New Roman"/>
            <w:i/>
            <w:iCs/>
            <w:szCs w:val="21"/>
            <w:vertAlign w:val="subscript"/>
          </w:rPr>
          <w:delText>2</w:delText>
        </w:r>
        <w:r w:rsidR="005F42EA" w:rsidDel="00C601C0">
          <w:rPr>
            <w:rFonts w:ascii="Times New Roman" w:eastAsia="宋体" w:hAnsi="Times New Roman" w:cs="Times New Roman"/>
            <w:szCs w:val="21"/>
          </w:rPr>
          <w:delText xml:space="preserve">, </w:delText>
        </w:r>
        <w:r w:rsidR="005F42EA" w:rsidDel="00C601C0">
          <w:rPr>
            <w:rFonts w:ascii="Times New Roman" w:eastAsia="宋体" w:hAnsi="Times New Roman" w:cs="Times New Roman"/>
            <w:i/>
            <w:iCs/>
            <w:szCs w:val="21"/>
          </w:rPr>
          <w:delText>f</w:delText>
        </w:r>
        <w:r w:rsidR="005F42EA" w:rsidDel="00C601C0">
          <w:rPr>
            <w:rFonts w:ascii="Times New Roman" w:eastAsia="宋体" w:hAnsi="Times New Roman" w:cs="Times New Roman"/>
            <w:i/>
            <w:iCs/>
            <w:szCs w:val="21"/>
            <w:vertAlign w:val="subscript"/>
          </w:rPr>
          <w:delText>3</w:delText>
        </w:r>
        <w:r w:rsidR="005F42EA" w:rsidDel="00C601C0">
          <w:rPr>
            <w:rFonts w:ascii="Times New Roman" w:eastAsia="宋体" w:hAnsi="Times New Roman" w:cs="Times New Roman"/>
            <w:szCs w:val="21"/>
          </w:rPr>
          <w:delText>…</w:delText>
        </w:r>
        <w:r w:rsidR="005F42EA" w:rsidDel="00C601C0">
          <w:rPr>
            <w:rFonts w:ascii="Times New Roman" w:eastAsia="宋体" w:hAnsi="Times New Roman" w:cs="Times New Roman" w:hint="eastAsia"/>
            <w:szCs w:val="21"/>
          </w:rPr>
          <w:delText>表示细分割的时间点</w:delText>
        </w:r>
        <w:r w:rsidR="00AF1C7B" w:rsidDel="00C601C0">
          <w:rPr>
            <w:rFonts w:ascii="Times New Roman" w:eastAsia="宋体" w:hAnsi="Times New Roman" w:cs="Times New Roman" w:hint="eastAsia"/>
            <w:szCs w:val="21"/>
          </w:rPr>
          <w:delText>；</w:delText>
        </w:r>
        <w:r w:rsidR="00AF1C7B" w:rsidRPr="00AF1C7B" w:rsidDel="00C601C0">
          <w:rPr>
            <w:rFonts w:ascii="Times New Roman" w:eastAsia="宋体" w:hAnsi="Times New Roman" w:cs="Times New Roman" w:hint="eastAsia"/>
            <w:szCs w:val="21"/>
          </w:rPr>
          <w:delText>m</w:delText>
        </w:r>
        <w:r w:rsidR="00AF1C7B" w:rsidRPr="00AF1C7B" w:rsidDel="00C601C0">
          <w:rPr>
            <w:rFonts w:ascii="Times New Roman" w:eastAsia="宋体" w:hAnsi="Times New Roman" w:cs="Times New Roman"/>
            <w:szCs w:val="21"/>
            <w:vertAlign w:val="subscript"/>
          </w:rPr>
          <w:delText>1</w:delText>
        </w:r>
        <w:r w:rsidR="00AF1C7B" w:rsidRPr="00AF1C7B" w:rsidDel="00C601C0">
          <w:rPr>
            <w:rFonts w:ascii="Times New Roman" w:eastAsia="宋体" w:hAnsi="Times New Roman" w:cs="Times New Roman"/>
            <w:szCs w:val="21"/>
          </w:rPr>
          <w:delText xml:space="preserve">, </w:delText>
        </w:r>
        <w:r w:rsidR="00AF1C7B" w:rsidRPr="00AF1C7B" w:rsidDel="00C601C0">
          <w:rPr>
            <w:rFonts w:ascii="Times New Roman" w:eastAsia="宋体" w:hAnsi="Times New Roman" w:cs="Times New Roman" w:hint="eastAsia"/>
            <w:szCs w:val="21"/>
          </w:rPr>
          <w:delText>m</w:delText>
        </w:r>
        <w:r w:rsidR="00AF1C7B" w:rsidRPr="00AF1C7B" w:rsidDel="00C601C0">
          <w:rPr>
            <w:rFonts w:ascii="Times New Roman" w:eastAsia="宋体" w:hAnsi="Times New Roman" w:cs="Times New Roman"/>
            <w:szCs w:val="21"/>
            <w:vertAlign w:val="subscript"/>
          </w:rPr>
          <w:delText>2</w:delText>
        </w:r>
        <w:r w:rsidR="00AF1C7B" w:rsidDel="00C601C0">
          <w:rPr>
            <w:rFonts w:ascii="Times New Roman" w:eastAsia="宋体" w:hAnsi="Times New Roman" w:cs="Times New Roman"/>
            <w:szCs w:val="21"/>
          </w:rPr>
          <w:delText>…</w:delText>
        </w:r>
        <w:r w:rsidR="00AF1C7B" w:rsidDel="00C601C0">
          <w:rPr>
            <w:rFonts w:ascii="Times New Roman" w:eastAsia="宋体" w:hAnsi="Times New Roman" w:cs="Times New Roman" w:hint="eastAsia"/>
            <w:szCs w:val="21"/>
          </w:rPr>
          <w:delText>表示两个细分割时间点的</w:delText>
        </w:r>
        <w:r w:rsidR="00D8180B" w:rsidDel="00C601C0">
          <w:rPr>
            <w:rFonts w:ascii="Times New Roman" w:eastAsia="宋体" w:hAnsi="Times New Roman" w:cs="Times New Roman" w:hint="eastAsia"/>
            <w:szCs w:val="21"/>
          </w:rPr>
          <w:delText>中点；</w:delText>
        </w:r>
      </w:del>
    </w:p>
    <w:p w14:paraId="6C37FDA2" w14:textId="36E5A631" w:rsidR="00D8180B" w:rsidRPr="005F42EA" w:rsidDel="00C601C0" w:rsidRDefault="00D8180B">
      <w:pPr>
        <w:spacing w:line="288" w:lineRule="auto"/>
        <w:ind w:firstLine="420"/>
        <w:rPr>
          <w:del w:id="153" w:author="JiangLinfeng" w:date="2023-10-20T12:12:00Z"/>
          <w:rFonts w:ascii="Times New Roman" w:eastAsia="宋体" w:hAnsi="Times New Roman" w:cs="Times New Roman"/>
          <w:szCs w:val="21"/>
        </w:rPr>
        <w:pPrChange w:id="154" w:author="JiangLinfeng" w:date="2023-10-20T12:12:00Z">
          <w:pPr>
            <w:spacing w:line="288" w:lineRule="auto"/>
            <w:ind w:firstLine="420"/>
            <w:jc w:val="center"/>
          </w:pPr>
        </w:pPrChange>
      </w:pPr>
      <w:del w:id="155" w:author="JiangLinfeng" w:date="2023-10-20T12:12:00Z">
        <w:r w:rsidDel="00C601C0">
          <w:rPr>
            <w:rFonts w:ascii="Times New Roman" w:eastAsia="宋体" w:hAnsi="Times New Roman" w:cs="Times New Roman"/>
            <w:szCs w:val="21"/>
          </w:rPr>
          <w:delText>i</w:delText>
        </w:r>
        <w:r w:rsidDel="00C601C0">
          <w:rPr>
            <w:rFonts w:ascii="Times New Roman" w:eastAsia="宋体" w:hAnsi="Times New Roman" w:cs="Times New Roman" w:hint="eastAsia"/>
            <w:szCs w:val="21"/>
          </w:rPr>
          <w:delText>i</w:delText>
        </w:r>
        <w:r w:rsidDel="00C601C0">
          <w:rPr>
            <w:rFonts w:ascii="Times New Roman" w:eastAsia="宋体" w:hAnsi="Times New Roman" w:cs="Times New Roman"/>
            <w:szCs w:val="21"/>
          </w:rPr>
          <w:delText xml:space="preserve">) </w:delText>
        </w:r>
        <w:r w:rsidR="006846D0" w:rsidDel="00C601C0">
          <w:rPr>
            <w:rFonts w:ascii="Times New Roman" w:eastAsia="宋体" w:hAnsi="Times New Roman" w:cs="Times New Roman" w:hint="eastAsia"/>
            <w:szCs w:val="21"/>
          </w:rPr>
          <w:delText>折线下方面积即为机会水平</w:delText>
        </w:r>
        <w:r w:rsidR="00087AC4" w:rsidDel="00C601C0">
          <w:rPr>
            <w:rFonts w:ascii="Times New Roman" w:eastAsia="宋体" w:hAnsi="Times New Roman" w:cs="Times New Roman" w:hint="eastAsia"/>
            <w:szCs w:val="21"/>
          </w:rPr>
          <w:delText>下的平均时间距离期望</w:delText>
        </w:r>
      </w:del>
    </w:p>
    <w:p w14:paraId="4D8E0E78" w14:textId="0B83A860" w:rsidR="000147CE" w:rsidRPr="00BC1044" w:rsidDel="00C601C0" w:rsidRDefault="000147CE" w:rsidP="00C601C0">
      <w:pPr>
        <w:spacing w:line="288" w:lineRule="auto"/>
        <w:ind w:firstLine="420"/>
        <w:rPr>
          <w:del w:id="156" w:author="JiangLinfeng" w:date="2023-10-20T12:12:00Z"/>
          <w:rFonts w:ascii="Times New Roman" w:eastAsia="宋体" w:hAnsi="Times New Roman" w:cs="Times New Roman"/>
          <w:sz w:val="24"/>
          <w:szCs w:val="24"/>
        </w:rPr>
      </w:pPr>
      <w:del w:id="157" w:author="JiangLinfeng" w:date="2023-10-20T12:12:00Z">
        <w:r w:rsidDel="00C601C0">
          <w:rPr>
            <w:rFonts w:ascii="Times New Roman" w:eastAsia="宋体" w:hAnsi="Times New Roman" w:cs="Times New Roman"/>
            <w:sz w:val="24"/>
            <w:szCs w:val="24"/>
          </w:rPr>
          <w:delText>因此，机会水平下该视频中每个粗事件边界与其最近的细事件边界的平均时间距离期望</w:delText>
        </w:r>
        <w:r w:rsidDel="00C601C0">
          <w:rPr>
            <w:rFonts w:ascii="Times New Roman" w:eastAsia="宋体" w:hAnsi="Times New Roman" w:cs="Times New Roman"/>
            <w:sz w:val="24"/>
            <w:szCs w:val="24"/>
          </w:rPr>
          <w:delText>(</w:delText>
        </w:r>
        <w:r w:rsidDel="00C601C0">
          <w:rPr>
            <w:rFonts w:ascii="Times New Roman" w:eastAsia="宋体" w:hAnsi="Times New Roman" w:cs="Times New Roman"/>
            <w:sz w:val="24"/>
            <w:szCs w:val="24"/>
          </w:rPr>
          <w:delText>下面简称</w:delText>
        </w:r>
      </w:del>
      <m:oMath>
        <m:sSub>
          <m:sSubPr>
            <m:ctrlPr>
              <w:del w:id="158" w:author="JiangLinfeng" w:date="2023-10-20T12:12:00Z">
                <w:rPr>
                  <w:rFonts w:ascii="Cambria Math" w:eastAsia="宋体" w:hAnsi="Cambria Math" w:cs="Times New Roman"/>
                  <w:i/>
                  <w:sz w:val="24"/>
                  <w:szCs w:val="24"/>
                </w:rPr>
              </w:del>
            </m:ctrlPr>
          </m:sSubPr>
          <m:e>
            <m:r>
              <w:del w:id="159" w:author="JiangLinfeng" w:date="2023-10-20T12:12:00Z">
                <w:rPr>
                  <w:rFonts w:ascii="Cambria Math" w:eastAsia="宋体" w:hAnsi="Cambria Math" w:cs="Times New Roman"/>
                  <w:sz w:val="24"/>
                  <w:szCs w:val="24"/>
                </w:rPr>
                <m:t>AvgDist</m:t>
              </w:del>
            </m:r>
          </m:e>
          <m:sub>
            <m:r>
              <w:del w:id="160" w:author="JiangLinfeng" w:date="2023-10-20T12:12:00Z">
                <w:rPr>
                  <w:rFonts w:ascii="Cambria Math" w:eastAsia="宋体" w:hAnsi="Cambria Math" w:cs="Times New Roman"/>
                  <w:sz w:val="24"/>
                  <w:szCs w:val="24"/>
                </w:rPr>
                <m:t>0</m:t>
              </w:del>
            </m:r>
          </m:sub>
        </m:sSub>
      </m:oMath>
      <w:del w:id="161" w:author="JiangLinfeng" w:date="2023-10-20T12:12:00Z">
        <w:r w:rsidDel="00C601C0">
          <w:rPr>
            <w:rFonts w:ascii="Times New Roman" w:eastAsia="宋体" w:hAnsi="Times New Roman" w:cs="Times New Roman"/>
            <w:sz w:val="24"/>
            <w:szCs w:val="24"/>
          </w:rPr>
          <w:delText>)</w:delText>
        </w:r>
        <w:r w:rsidDel="00C601C0">
          <w:rPr>
            <w:rFonts w:ascii="Times New Roman" w:eastAsia="宋体" w:hAnsi="Times New Roman" w:cs="Times New Roman"/>
            <w:sz w:val="24"/>
            <w:szCs w:val="24"/>
          </w:rPr>
          <w:delText>的计算公式为：</w:delText>
        </w:r>
      </w:del>
    </w:p>
    <w:p w14:paraId="5DCDF2ED" w14:textId="224D365B" w:rsidR="000147CE" w:rsidRPr="00563F16" w:rsidRDefault="00005D17">
      <w:pPr>
        <w:spacing w:line="288" w:lineRule="auto"/>
        <w:ind w:firstLine="420"/>
        <w:rPr>
          <w:rFonts w:ascii="Times New Roman" w:eastAsia="宋体" w:hAnsi="Times New Roman" w:cs="Times New Roman"/>
          <w:sz w:val="24"/>
          <w:szCs w:val="24"/>
        </w:rPr>
        <w:pPrChange w:id="162" w:author="JiangLinfeng" w:date="2023-10-20T12:12:00Z">
          <w:pPr>
            <w:spacing w:line="288" w:lineRule="auto"/>
            <w:jc w:val="center"/>
          </w:pPr>
        </w:pPrChange>
      </w:pPr>
      <m:oMathPara>
        <m:oMath>
          <m:sSub>
            <m:sSubPr>
              <m:ctrlPr>
                <w:del w:id="163" w:author="JiangLinfeng" w:date="2023-10-20T12:12:00Z">
                  <w:rPr>
                    <w:rFonts w:ascii="Cambria Math" w:eastAsia="宋体" w:hAnsi="Cambria Math" w:cs="Times New Roman"/>
                    <w:i/>
                    <w:sz w:val="24"/>
                    <w:szCs w:val="24"/>
                  </w:rPr>
                </w:del>
              </m:ctrlPr>
            </m:sSubPr>
            <m:e>
              <m:r>
                <w:del w:id="164" w:author="JiangLinfeng" w:date="2023-10-20T12:12:00Z">
                  <w:rPr>
                    <w:rFonts w:ascii="Cambria Math" w:eastAsia="宋体" w:hAnsi="Cambria Math" w:cs="Times New Roman"/>
                    <w:sz w:val="24"/>
                    <w:szCs w:val="24"/>
                  </w:rPr>
                  <m:t>AvgDist</m:t>
                </w:del>
              </m:r>
            </m:e>
            <m:sub>
              <m:r>
                <w:del w:id="165" w:author="JiangLinfeng" w:date="2023-10-20T12:12:00Z">
                  <w:rPr>
                    <w:rFonts w:ascii="Cambria Math" w:eastAsia="宋体" w:hAnsi="Cambria Math" w:cs="Times New Roman"/>
                    <w:sz w:val="24"/>
                    <w:szCs w:val="24"/>
                  </w:rPr>
                  <m:t>0</m:t>
                </w:del>
              </m:r>
            </m:sub>
          </m:sSub>
          <m:r>
            <w:del w:id="166" w:author="JiangLinfeng" w:date="2023-10-20T12:12:00Z">
              <w:rPr>
                <w:rFonts w:ascii="Cambria Math" w:eastAsia="宋体" w:hAnsi="Cambria Math" w:cs="Times New Roman"/>
                <w:sz w:val="24"/>
                <w:szCs w:val="24"/>
              </w:rPr>
              <m:t>=</m:t>
            </w:del>
          </m:r>
          <m:f>
            <m:fPr>
              <m:ctrlPr>
                <w:del w:id="167" w:author="JiangLinfeng" w:date="2023-10-20T12:12:00Z">
                  <w:rPr>
                    <w:rFonts w:ascii="Cambria Math" w:eastAsia="宋体" w:hAnsi="Cambria Math" w:cs="Times New Roman"/>
                    <w:i/>
                    <w:sz w:val="24"/>
                    <w:szCs w:val="24"/>
                  </w:rPr>
                </w:del>
              </m:ctrlPr>
            </m:fPr>
            <m:num>
              <m:f>
                <m:fPr>
                  <m:ctrlPr>
                    <w:del w:id="168" w:author="JiangLinfeng" w:date="2023-10-20T12:12:00Z">
                      <w:rPr>
                        <w:rFonts w:ascii="Cambria Math" w:eastAsia="宋体" w:hAnsi="Cambria Math" w:cs="Times New Roman"/>
                        <w:i/>
                        <w:sz w:val="24"/>
                        <w:szCs w:val="24"/>
                      </w:rPr>
                    </w:del>
                  </m:ctrlPr>
                </m:fPr>
                <m:num>
                  <m:sSubSup>
                    <m:sSubSupPr>
                      <m:ctrlPr>
                        <w:del w:id="169" w:author="JiangLinfeng" w:date="2023-10-20T12:12:00Z">
                          <w:rPr>
                            <w:rFonts w:ascii="Cambria Math" w:eastAsia="宋体" w:hAnsi="Cambria Math" w:cs="Times New Roman"/>
                            <w:i/>
                            <w:sz w:val="24"/>
                            <w:szCs w:val="24"/>
                          </w:rPr>
                        </w:del>
                      </m:ctrlPr>
                    </m:sSubSupPr>
                    <m:e>
                      <m:r>
                        <w:del w:id="170" w:author="JiangLinfeng" w:date="2023-10-20T12:12:00Z">
                          <w:rPr>
                            <w:rFonts w:ascii="Cambria Math" w:eastAsia="宋体" w:hAnsi="Cambria Math" w:cs="Times New Roman" w:hint="eastAsia"/>
                            <w:sz w:val="24"/>
                            <w:szCs w:val="24"/>
                          </w:rPr>
                          <m:t>f</m:t>
                        </w:del>
                      </m:r>
                    </m:e>
                    <m:sub>
                      <m:r>
                        <w:del w:id="171" w:author="JiangLinfeng" w:date="2023-10-20T12:12:00Z">
                          <w:rPr>
                            <w:rFonts w:ascii="Cambria Math" w:eastAsia="宋体" w:hAnsi="Cambria Math" w:cs="Times New Roman"/>
                            <w:sz w:val="24"/>
                            <w:szCs w:val="24"/>
                          </w:rPr>
                          <m:t>1</m:t>
                        </w:del>
                      </m:r>
                    </m:sub>
                    <m:sup>
                      <m:r>
                        <w:del w:id="172" w:author="JiangLinfeng" w:date="2023-10-20T12:12:00Z">
                          <w:rPr>
                            <w:rFonts w:ascii="Cambria Math" w:eastAsia="宋体" w:hAnsi="Cambria Math" w:cs="Times New Roman"/>
                            <w:sz w:val="24"/>
                            <w:szCs w:val="24"/>
                          </w:rPr>
                          <m:t>2</m:t>
                        </w:del>
                      </m:r>
                    </m:sup>
                  </m:sSubSup>
                </m:num>
                <m:den>
                  <m:r>
                    <w:del w:id="173" w:author="JiangLinfeng" w:date="2023-10-20T12:12:00Z">
                      <w:rPr>
                        <w:rFonts w:ascii="Cambria Math" w:eastAsia="宋体" w:hAnsi="Cambria Math" w:cs="Times New Roman"/>
                        <w:sz w:val="24"/>
                        <w:szCs w:val="24"/>
                      </w:rPr>
                      <m:t>2</m:t>
                    </w:del>
                  </m:r>
                </m:den>
              </m:f>
              <m:r>
                <w:del w:id="174" w:author="JiangLinfeng" w:date="2023-10-20T12:12:00Z">
                  <w:rPr>
                    <w:rFonts w:ascii="Cambria Math" w:eastAsia="宋体" w:hAnsi="Cambria Math" w:cs="Times New Roman"/>
                    <w:sz w:val="24"/>
                    <w:szCs w:val="24"/>
                  </w:rPr>
                  <m:t>+</m:t>
                </w:del>
              </m:r>
              <m:nary>
                <m:naryPr>
                  <m:chr m:val="∑"/>
                  <m:limLoc m:val="undOvr"/>
                  <m:ctrlPr>
                    <w:del w:id="175" w:author="JiangLinfeng" w:date="2023-10-20T12:12:00Z">
                      <w:rPr>
                        <w:rFonts w:ascii="Cambria Math" w:eastAsia="宋体" w:hAnsi="Cambria Math" w:cs="Times New Roman"/>
                        <w:i/>
                        <w:sz w:val="24"/>
                        <w:szCs w:val="24"/>
                      </w:rPr>
                    </w:del>
                  </m:ctrlPr>
                </m:naryPr>
                <m:sub>
                  <m:r>
                    <w:del w:id="176" w:author="JiangLinfeng" w:date="2023-10-20T12:12:00Z">
                      <w:rPr>
                        <w:rFonts w:ascii="Cambria Math" w:eastAsia="宋体" w:hAnsi="Cambria Math" w:cs="Times New Roman"/>
                        <w:sz w:val="24"/>
                        <w:szCs w:val="24"/>
                      </w:rPr>
                      <m:t>i=1</m:t>
                    </w:del>
                  </m:r>
                </m:sub>
                <m:sup>
                  <m:r>
                    <w:del w:id="177" w:author="JiangLinfeng" w:date="2023-10-20T12:12:00Z">
                      <w:rPr>
                        <w:rFonts w:ascii="Cambria Math" w:eastAsia="宋体" w:hAnsi="Cambria Math" w:cs="Times New Roman"/>
                        <w:sz w:val="24"/>
                        <w:szCs w:val="24"/>
                      </w:rPr>
                      <m:t>i=Fine-1</m:t>
                    </w:del>
                  </m:r>
                </m:sup>
                <m:e>
                  <m:sSup>
                    <m:sSupPr>
                      <m:ctrlPr>
                        <w:del w:id="178" w:author="JiangLinfeng" w:date="2023-10-20T12:12:00Z">
                          <w:rPr>
                            <w:rFonts w:ascii="Cambria Math" w:eastAsia="宋体" w:hAnsi="Cambria Math" w:cs="Times New Roman"/>
                            <w:i/>
                            <w:sz w:val="24"/>
                            <w:szCs w:val="24"/>
                          </w:rPr>
                        </w:del>
                      </m:ctrlPr>
                    </m:sSupPr>
                    <m:e>
                      <m:r>
                        <w:del w:id="179" w:author="JiangLinfeng" w:date="2023-10-20T12:12:00Z">
                          <w:rPr>
                            <w:rFonts w:ascii="Cambria Math" w:eastAsia="宋体" w:hAnsi="Cambria Math" w:cs="Times New Roman"/>
                            <w:sz w:val="24"/>
                            <w:szCs w:val="24"/>
                          </w:rPr>
                          <m:t>[</m:t>
                        </w:del>
                      </m:r>
                      <m:f>
                        <m:fPr>
                          <m:ctrlPr>
                            <w:del w:id="180" w:author="JiangLinfeng" w:date="2023-10-20T12:12:00Z">
                              <w:rPr>
                                <w:rFonts w:ascii="Cambria Math" w:eastAsia="宋体" w:hAnsi="Cambria Math" w:cs="Times New Roman"/>
                                <w:i/>
                                <w:sz w:val="24"/>
                                <w:szCs w:val="24"/>
                              </w:rPr>
                            </w:del>
                          </m:ctrlPr>
                        </m:fPr>
                        <m:num>
                          <m:sSub>
                            <m:sSubPr>
                              <m:ctrlPr>
                                <w:del w:id="181" w:author="JiangLinfeng" w:date="2023-10-20T12:12:00Z">
                                  <w:rPr>
                                    <w:rFonts w:ascii="Cambria Math" w:eastAsia="宋体" w:hAnsi="Cambria Math" w:cs="Times New Roman"/>
                                    <w:i/>
                                    <w:sz w:val="24"/>
                                    <w:szCs w:val="24"/>
                                  </w:rPr>
                                </w:del>
                              </m:ctrlPr>
                            </m:sSubPr>
                            <m:e>
                              <m:r>
                                <w:del w:id="182" w:author="JiangLinfeng" w:date="2023-10-20T12:12:00Z">
                                  <w:rPr>
                                    <w:rFonts w:ascii="Cambria Math" w:eastAsia="宋体" w:hAnsi="Cambria Math" w:cs="Times New Roman"/>
                                    <w:sz w:val="24"/>
                                    <w:szCs w:val="24"/>
                                  </w:rPr>
                                  <m:t>f</m:t>
                                </w:del>
                              </m:r>
                            </m:e>
                            <m:sub>
                              <m:r>
                                <w:del w:id="183" w:author="JiangLinfeng" w:date="2023-10-20T12:12:00Z">
                                  <w:rPr>
                                    <w:rFonts w:ascii="Cambria Math" w:eastAsia="宋体" w:hAnsi="Cambria Math" w:cs="Times New Roman"/>
                                    <w:sz w:val="24"/>
                                    <w:szCs w:val="24"/>
                                  </w:rPr>
                                  <m:t>i+1</m:t>
                                </w:del>
                              </m:r>
                            </m:sub>
                          </m:sSub>
                          <m:r>
                            <w:del w:id="184" w:author="JiangLinfeng" w:date="2023-10-20T12:12:00Z">
                              <w:rPr>
                                <w:rFonts w:ascii="Cambria Math" w:eastAsia="宋体" w:hAnsi="Cambria Math" w:cs="Times New Roman"/>
                                <w:sz w:val="24"/>
                                <w:szCs w:val="24"/>
                              </w:rPr>
                              <m:t>-</m:t>
                            </w:del>
                          </m:r>
                          <m:sSub>
                            <m:sSubPr>
                              <m:ctrlPr>
                                <w:del w:id="185" w:author="JiangLinfeng" w:date="2023-10-20T12:12:00Z">
                                  <w:rPr>
                                    <w:rFonts w:ascii="Cambria Math" w:eastAsia="宋体" w:hAnsi="Cambria Math" w:cs="Times New Roman"/>
                                    <w:i/>
                                    <w:sz w:val="24"/>
                                    <w:szCs w:val="24"/>
                                  </w:rPr>
                                </w:del>
                              </m:ctrlPr>
                            </m:sSubPr>
                            <m:e>
                              <m:r>
                                <w:del w:id="186" w:author="JiangLinfeng" w:date="2023-10-20T12:12:00Z">
                                  <w:rPr>
                                    <w:rFonts w:ascii="Cambria Math" w:eastAsia="宋体" w:hAnsi="Cambria Math" w:cs="Times New Roman"/>
                                    <w:sz w:val="24"/>
                                    <w:szCs w:val="24"/>
                                  </w:rPr>
                                  <m:t>f</m:t>
                                </w:del>
                              </m:r>
                            </m:e>
                            <m:sub>
                              <m:r>
                                <w:del w:id="187" w:author="JiangLinfeng" w:date="2023-10-20T12:12:00Z">
                                  <w:rPr>
                                    <w:rFonts w:ascii="Cambria Math" w:eastAsia="宋体" w:hAnsi="Cambria Math" w:cs="Times New Roman"/>
                                    <w:sz w:val="24"/>
                                    <w:szCs w:val="24"/>
                                  </w:rPr>
                                  <m:t>i</m:t>
                                </w:del>
                              </m:r>
                            </m:sub>
                          </m:sSub>
                        </m:num>
                        <m:den>
                          <m:r>
                            <w:del w:id="188" w:author="JiangLinfeng" w:date="2023-10-20T12:12:00Z">
                              <w:rPr>
                                <w:rFonts w:ascii="Cambria Math" w:eastAsia="宋体" w:hAnsi="Cambria Math" w:cs="Times New Roman"/>
                                <w:sz w:val="24"/>
                                <w:szCs w:val="24"/>
                              </w:rPr>
                              <m:t>2</m:t>
                            </w:del>
                          </m:r>
                        </m:den>
                      </m:f>
                      <m:r>
                        <w:del w:id="189" w:author="JiangLinfeng" w:date="2023-10-20T12:12:00Z">
                          <w:rPr>
                            <w:rFonts w:ascii="Cambria Math" w:eastAsia="宋体" w:hAnsi="Cambria Math" w:cs="Times New Roman"/>
                            <w:sz w:val="24"/>
                            <w:szCs w:val="24"/>
                          </w:rPr>
                          <m:t>]</m:t>
                        </w:del>
                      </m:r>
                    </m:e>
                    <m:sup>
                      <m:r>
                        <w:del w:id="190" w:author="JiangLinfeng" w:date="2023-10-20T12:12:00Z">
                          <w:rPr>
                            <w:rFonts w:ascii="Cambria Math" w:eastAsia="宋体" w:hAnsi="Cambria Math" w:cs="Times New Roman"/>
                            <w:sz w:val="24"/>
                            <w:szCs w:val="24"/>
                          </w:rPr>
                          <m:t>2</m:t>
                        </w:del>
                      </m:r>
                    </m:sup>
                  </m:sSup>
                </m:e>
              </m:nary>
            </m:num>
            <m:den>
              <m:sSub>
                <m:sSubPr>
                  <m:ctrlPr>
                    <w:del w:id="191" w:author="JiangLinfeng" w:date="2023-10-20T12:12:00Z">
                      <w:rPr>
                        <w:rFonts w:ascii="Cambria Math" w:eastAsia="宋体" w:hAnsi="Cambria Math" w:cs="Times New Roman"/>
                        <w:i/>
                        <w:sz w:val="24"/>
                        <w:szCs w:val="24"/>
                      </w:rPr>
                    </w:del>
                  </m:ctrlPr>
                </m:sSubPr>
                <m:e>
                  <m:r>
                    <w:del w:id="192" w:author="JiangLinfeng" w:date="2023-10-20T12:12:00Z">
                      <w:rPr>
                        <w:rFonts w:ascii="Cambria Math" w:eastAsia="宋体" w:hAnsi="Cambria Math" w:cs="Times New Roman"/>
                        <w:sz w:val="24"/>
                        <w:szCs w:val="24"/>
                      </w:rPr>
                      <m:t>f</m:t>
                    </w:del>
                  </m:r>
                </m:e>
                <m:sub>
                  <m:r>
                    <w:del w:id="193" w:author="JiangLinfeng" w:date="2023-10-20T12:12:00Z">
                      <w:rPr>
                        <w:rFonts w:ascii="Cambria Math" w:eastAsia="宋体" w:hAnsi="Cambria Math" w:cs="Times New Roman"/>
                        <w:sz w:val="24"/>
                        <w:szCs w:val="24"/>
                      </w:rPr>
                      <m:t>Fine</m:t>
                    </w:del>
                  </m:r>
                </m:sub>
              </m:sSub>
            </m:den>
          </m:f>
        </m:oMath>
      </m:oMathPara>
    </w:p>
    <w:p w14:paraId="2A9C562D" w14:textId="6ED2AE72" w:rsidR="00C9389D" w:rsidRPr="000147CE" w:rsidRDefault="000147CE" w:rsidP="00DD2860">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同时本实验对额外变量进行了控制，为减少观看视频的顺序对于被试对通关方法的理解不同的影响，被试按随机顺序观看所有通关视频。</w:t>
      </w:r>
    </w:p>
    <w:p w14:paraId="77CEBFDB" w14:textId="14BF6638" w:rsidR="00297F5A" w:rsidRDefault="00297F5A" w:rsidP="00297F5A">
      <w:pPr>
        <w:spacing w:line="288" w:lineRule="auto"/>
        <w:rPr>
          <w:rFonts w:ascii="黑体" w:eastAsia="黑体" w:hAnsi="黑体" w:cs="Times New Roman"/>
          <w:sz w:val="28"/>
          <w:szCs w:val="28"/>
        </w:rPr>
      </w:pPr>
      <w:r w:rsidRPr="2A2A6BF7">
        <w:rPr>
          <w:rFonts w:ascii="Times New Roman" w:eastAsia="宋体" w:hAnsi="Times New Roman" w:cs="Times New Roman"/>
          <w:sz w:val="28"/>
          <w:szCs w:val="28"/>
        </w:rPr>
        <w:t>2.</w:t>
      </w:r>
      <w:ins w:id="194" w:author="JiangLinfeng" w:date="2023-10-20T04:06:00Z">
        <w:r w:rsidR="38FEED35" w:rsidRPr="2A2A6BF7">
          <w:rPr>
            <w:rFonts w:ascii="Times New Roman" w:eastAsia="宋体" w:hAnsi="Times New Roman" w:cs="Times New Roman"/>
            <w:sz w:val="28"/>
            <w:szCs w:val="28"/>
          </w:rPr>
          <w:t>3</w:t>
        </w:r>
      </w:ins>
      <w:del w:id="195" w:author="JiangLinfeng" w:date="2023-10-20T04:06:00Z">
        <w:r w:rsidRPr="2A2A6BF7" w:rsidDel="00C04FE6">
          <w:rPr>
            <w:rFonts w:ascii="Times New Roman" w:eastAsia="宋体" w:hAnsi="Times New Roman" w:cs="Times New Roman"/>
            <w:sz w:val="28"/>
            <w:szCs w:val="28"/>
          </w:rPr>
          <w:delText>4</w:delText>
        </w:r>
      </w:del>
      <w:r w:rsidRPr="2A2A6BF7">
        <w:rPr>
          <w:rFonts w:ascii="Times New Roman" w:eastAsia="宋体" w:hAnsi="Times New Roman" w:cs="Times New Roman"/>
          <w:sz w:val="28"/>
          <w:szCs w:val="28"/>
        </w:rPr>
        <w:t xml:space="preserve"> </w:t>
      </w:r>
      <w:r w:rsidRPr="2A2A6BF7">
        <w:rPr>
          <w:rFonts w:ascii="黑体" w:eastAsia="黑体" w:hAnsi="黑体" w:cs="Times New Roman"/>
          <w:sz w:val="28"/>
          <w:szCs w:val="28"/>
        </w:rPr>
        <w:t>实验程序</w:t>
      </w:r>
    </w:p>
    <w:p w14:paraId="395A5435" w14:textId="0B0ED791" w:rsidR="00F20478" w:rsidRPr="00F20478" w:rsidRDefault="00F20478" w:rsidP="00F20478">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本实验中被试单独进行实验。被试</w:t>
      </w:r>
      <w:r w:rsidR="00CD6DA6">
        <w:rPr>
          <w:rFonts w:ascii="Times New Roman" w:eastAsia="宋体" w:hAnsi="Times New Roman" w:cs="Times New Roman" w:hint="eastAsia"/>
          <w:sz w:val="24"/>
          <w:szCs w:val="24"/>
        </w:rPr>
        <w:t>由主试告知</w:t>
      </w:r>
      <w:r w:rsidRPr="00F20478">
        <w:rPr>
          <w:rFonts w:ascii="Times New Roman" w:eastAsia="宋体" w:hAnsi="Times New Roman" w:cs="Times New Roman" w:hint="eastAsia"/>
          <w:sz w:val="24"/>
          <w:szCs w:val="24"/>
        </w:rPr>
        <w:t>任务背景——游戏评审后，首先需完成</w:t>
      </w:r>
      <w:r w:rsidRPr="00F20478">
        <w:rPr>
          <w:rFonts w:ascii="Times New Roman" w:eastAsia="宋体" w:hAnsi="Times New Roman" w:cs="Times New Roman" w:hint="eastAsia"/>
          <w:sz w:val="24"/>
          <w:szCs w:val="24"/>
        </w:rPr>
        <w:t>Baba</w:t>
      </w:r>
      <w:r w:rsidRPr="00F20478">
        <w:rPr>
          <w:rFonts w:ascii="Times New Roman" w:eastAsia="宋体" w:hAnsi="Times New Roman" w:cs="Times New Roman"/>
          <w:sz w:val="24"/>
          <w:szCs w:val="24"/>
        </w:rPr>
        <w:t>I</w:t>
      </w:r>
      <w:r w:rsidRPr="00F20478">
        <w:rPr>
          <w:rFonts w:ascii="Times New Roman" w:eastAsia="宋体" w:hAnsi="Times New Roman" w:cs="Times New Roman" w:hint="eastAsia"/>
          <w:sz w:val="24"/>
          <w:szCs w:val="24"/>
        </w:rPr>
        <w:t>sExp</w:t>
      </w:r>
      <w:r w:rsidRPr="00F20478">
        <w:rPr>
          <w:rFonts w:ascii="Times New Roman" w:eastAsia="宋体" w:hAnsi="Times New Roman" w:cs="Times New Roman" w:hint="eastAsia"/>
          <w:sz w:val="24"/>
          <w:szCs w:val="24"/>
        </w:rPr>
        <w:t>的新手教程以理解游戏的基本规则。在完成新手教程之后，被试在需阅读并确认指导语，以设计好的三个新手教程关卡视频为材料，完成事件分割的练习。指导语见附录。</w:t>
      </w:r>
    </w:p>
    <w:p w14:paraId="727A9183" w14:textId="195C5290" w:rsidR="006D4B33" w:rsidRPr="006D4B33" w:rsidRDefault="00F20478" w:rsidP="006D4B33">
      <w:pPr>
        <w:spacing w:line="288" w:lineRule="auto"/>
        <w:ind w:firstLine="480"/>
        <w:rPr>
          <w:rFonts w:ascii="Times New Roman" w:eastAsia="宋体" w:hAnsi="Times New Roman" w:cs="Times New Roman"/>
          <w:sz w:val="24"/>
          <w:szCs w:val="24"/>
        </w:rPr>
      </w:pPr>
      <w:r w:rsidRPr="3BCD707E">
        <w:rPr>
          <w:rFonts w:ascii="Times New Roman" w:eastAsia="宋体" w:hAnsi="Times New Roman" w:cs="Times New Roman"/>
          <w:sz w:val="24"/>
          <w:szCs w:val="24"/>
        </w:rPr>
        <w:t>正式实验中，被试需依次观看不同的游戏通关视频，并在观看的同时要求被试在其认为是某一子事件结束的时间节点按空格键反应。被试需连续观看同一视频两遍</w:t>
      </w:r>
      <w:r w:rsidR="006A7566" w:rsidRPr="3BCD707E">
        <w:rPr>
          <w:rFonts w:ascii="Times New Roman" w:eastAsia="宋体" w:hAnsi="Times New Roman" w:cs="Times New Roman"/>
          <w:sz w:val="24"/>
          <w:szCs w:val="24"/>
        </w:rPr>
        <w:t>并进行细致程度不同的事件分割。</w:t>
      </w:r>
      <w:r w:rsidRPr="3BCD707E">
        <w:rPr>
          <w:rFonts w:ascii="Times New Roman" w:eastAsia="宋体" w:hAnsi="Times New Roman" w:cs="Times New Roman"/>
          <w:sz w:val="24"/>
          <w:szCs w:val="24"/>
        </w:rPr>
        <w:t>第一遍</w:t>
      </w:r>
      <w:r w:rsidR="00741E1C" w:rsidRPr="3BCD707E">
        <w:rPr>
          <w:rFonts w:ascii="Times New Roman" w:eastAsia="宋体" w:hAnsi="Times New Roman" w:cs="Times New Roman"/>
          <w:sz w:val="24"/>
          <w:szCs w:val="24"/>
        </w:rPr>
        <w:t>事件分割称为粗分割，</w:t>
      </w:r>
      <w:r w:rsidRPr="3BCD707E">
        <w:rPr>
          <w:rFonts w:ascii="Times New Roman" w:eastAsia="宋体" w:hAnsi="Times New Roman" w:cs="Times New Roman"/>
          <w:sz w:val="24"/>
          <w:szCs w:val="24"/>
        </w:rPr>
        <w:t>要求被试</w:t>
      </w:r>
      <w:r w:rsidR="00D90785" w:rsidRPr="3BCD707E">
        <w:rPr>
          <w:rFonts w:ascii="Times New Roman" w:eastAsia="宋体" w:hAnsi="Times New Roman" w:cs="Times New Roman"/>
          <w:sz w:val="24"/>
          <w:szCs w:val="24"/>
        </w:rPr>
        <w:t>分割出</w:t>
      </w:r>
      <w:r w:rsidRPr="3BCD707E">
        <w:rPr>
          <w:rFonts w:ascii="Times New Roman" w:eastAsia="宋体" w:hAnsi="Times New Roman" w:cs="Times New Roman"/>
          <w:sz w:val="24"/>
          <w:szCs w:val="24"/>
        </w:rPr>
        <w:t>隶属于整个通关视频的最大事件单元，即在被试</w:t>
      </w:r>
      <w:r w:rsidR="00502BDD" w:rsidRPr="3BCD707E">
        <w:rPr>
          <w:rFonts w:ascii="Times New Roman" w:eastAsia="宋体" w:hAnsi="Times New Roman" w:cs="Times New Roman"/>
          <w:sz w:val="24"/>
          <w:szCs w:val="24"/>
        </w:rPr>
        <w:t>发现某一</w:t>
      </w:r>
      <w:r w:rsidRPr="3BCD707E">
        <w:rPr>
          <w:rFonts w:ascii="Times New Roman" w:eastAsia="宋体" w:hAnsi="Times New Roman" w:cs="Times New Roman"/>
          <w:sz w:val="24"/>
          <w:szCs w:val="24"/>
        </w:rPr>
        <w:t>最大的</w:t>
      </w:r>
      <w:proofErr w:type="gramStart"/>
      <w:r w:rsidRPr="3BCD707E">
        <w:rPr>
          <w:rFonts w:ascii="Times New Roman" w:eastAsia="宋体" w:hAnsi="Times New Roman" w:cs="Times New Roman"/>
          <w:sz w:val="24"/>
          <w:szCs w:val="24"/>
        </w:rPr>
        <w:t>子事件</w:t>
      </w:r>
      <w:proofErr w:type="gramEnd"/>
      <w:r w:rsidRPr="3BCD707E">
        <w:rPr>
          <w:rFonts w:ascii="Times New Roman" w:eastAsia="宋体" w:hAnsi="Times New Roman" w:cs="Times New Roman"/>
          <w:sz w:val="24"/>
          <w:szCs w:val="24"/>
        </w:rPr>
        <w:t>结束时按</w:t>
      </w:r>
      <w:r w:rsidR="002D7291" w:rsidRPr="3BCD707E">
        <w:rPr>
          <w:rFonts w:ascii="Times New Roman" w:eastAsia="宋体" w:hAnsi="Times New Roman" w:cs="Times New Roman"/>
          <w:sz w:val="24"/>
          <w:szCs w:val="24"/>
        </w:rPr>
        <w:t>空格键</w:t>
      </w:r>
      <w:r w:rsidRPr="3BCD707E">
        <w:rPr>
          <w:rFonts w:ascii="Times New Roman" w:eastAsia="宋体" w:hAnsi="Times New Roman" w:cs="Times New Roman"/>
          <w:sz w:val="24"/>
          <w:szCs w:val="24"/>
        </w:rPr>
        <w:t>反应</w:t>
      </w:r>
      <w:r w:rsidR="00583CF8" w:rsidRPr="3BCD707E">
        <w:rPr>
          <w:rFonts w:ascii="Times New Roman" w:eastAsia="宋体" w:hAnsi="Times New Roman" w:cs="Times New Roman"/>
          <w:sz w:val="24"/>
          <w:szCs w:val="24"/>
        </w:rPr>
        <w:t>，此时视频</w:t>
      </w:r>
      <w:r w:rsidR="002D7291" w:rsidRPr="3BCD707E">
        <w:rPr>
          <w:rFonts w:ascii="Times New Roman" w:eastAsia="宋体" w:hAnsi="Times New Roman" w:cs="Times New Roman"/>
          <w:sz w:val="24"/>
          <w:szCs w:val="24"/>
        </w:rPr>
        <w:t>暂停</w:t>
      </w:r>
      <w:r w:rsidR="00153B1D" w:rsidRPr="3BCD707E">
        <w:rPr>
          <w:rFonts w:ascii="Times New Roman" w:eastAsia="宋体" w:hAnsi="Times New Roman" w:cs="Times New Roman"/>
          <w:sz w:val="24"/>
          <w:szCs w:val="24"/>
        </w:rPr>
        <w:t>，被试</w:t>
      </w:r>
      <w:r w:rsidR="00C252DE" w:rsidRPr="3BCD707E">
        <w:rPr>
          <w:rFonts w:ascii="Times New Roman" w:eastAsia="宋体" w:hAnsi="Times New Roman" w:cs="Times New Roman"/>
          <w:sz w:val="24"/>
          <w:szCs w:val="24"/>
        </w:rPr>
        <w:t>按数字</w:t>
      </w:r>
      <w:proofErr w:type="gramStart"/>
      <w:r w:rsidR="00C252DE" w:rsidRPr="3BCD707E">
        <w:rPr>
          <w:rFonts w:ascii="Times New Roman" w:eastAsia="宋体" w:hAnsi="Times New Roman" w:cs="Times New Roman"/>
          <w:sz w:val="24"/>
          <w:szCs w:val="24"/>
        </w:rPr>
        <w:t>键反</w:t>
      </w:r>
      <w:r w:rsidR="00D62C9E" w:rsidRPr="3BCD707E">
        <w:rPr>
          <w:rFonts w:ascii="Times New Roman" w:eastAsia="宋体" w:hAnsi="Times New Roman" w:cs="Times New Roman"/>
          <w:sz w:val="24"/>
          <w:szCs w:val="24"/>
        </w:rPr>
        <w:t>应</w:t>
      </w:r>
      <w:proofErr w:type="gramEnd"/>
      <w:r w:rsidR="00040C41" w:rsidRPr="3BCD707E">
        <w:rPr>
          <w:rFonts w:ascii="Times New Roman" w:eastAsia="宋体" w:hAnsi="Times New Roman" w:cs="Times New Roman"/>
          <w:sz w:val="24"/>
          <w:szCs w:val="24"/>
        </w:rPr>
        <w:t>自己</w:t>
      </w:r>
      <w:r w:rsidR="008C78ED" w:rsidRPr="3BCD707E">
        <w:rPr>
          <w:rFonts w:ascii="Times New Roman" w:eastAsia="宋体" w:hAnsi="Times New Roman" w:cs="Times New Roman"/>
          <w:sz w:val="24"/>
          <w:szCs w:val="24"/>
        </w:rPr>
        <w:t>的暂停</w:t>
      </w:r>
      <w:proofErr w:type="gramStart"/>
      <w:r w:rsidR="00040C41" w:rsidRPr="3BCD707E">
        <w:rPr>
          <w:rFonts w:ascii="Times New Roman" w:eastAsia="宋体" w:hAnsi="Times New Roman" w:cs="Times New Roman"/>
          <w:sz w:val="24"/>
          <w:szCs w:val="24"/>
        </w:rPr>
        <w:t>距真实子事件</w:t>
      </w:r>
      <w:proofErr w:type="gramEnd"/>
      <w:r w:rsidR="00040C41" w:rsidRPr="3BCD707E">
        <w:rPr>
          <w:rFonts w:ascii="Times New Roman" w:eastAsia="宋体" w:hAnsi="Times New Roman" w:cs="Times New Roman"/>
          <w:sz w:val="24"/>
          <w:szCs w:val="24"/>
        </w:rPr>
        <w:t>结束延迟了多少秒（被试已被告知游戏角色移动一次约</w:t>
      </w:r>
      <w:r w:rsidR="00040C41" w:rsidRPr="3BCD707E">
        <w:rPr>
          <w:rFonts w:ascii="Times New Roman" w:eastAsia="宋体" w:hAnsi="Times New Roman" w:cs="Times New Roman"/>
          <w:sz w:val="24"/>
          <w:szCs w:val="24"/>
        </w:rPr>
        <w:t>0.25</w:t>
      </w:r>
      <w:r w:rsidR="00040C41" w:rsidRPr="3BCD707E">
        <w:rPr>
          <w:rFonts w:ascii="Times New Roman" w:eastAsia="宋体" w:hAnsi="Times New Roman" w:cs="Times New Roman"/>
          <w:sz w:val="24"/>
          <w:szCs w:val="24"/>
        </w:rPr>
        <w:t>秒，因此</w:t>
      </w:r>
      <w:r w:rsidR="00443AD7" w:rsidRPr="3BCD707E">
        <w:rPr>
          <w:rFonts w:ascii="Times New Roman" w:eastAsia="宋体" w:hAnsi="Times New Roman" w:cs="Times New Roman"/>
          <w:sz w:val="24"/>
          <w:szCs w:val="24"/>
        </w:rPr>
        <w:t>可以进行简单的估计</w:t>
      </w:r>
      <w:r w:rsidR="00040C41"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；第二遍</w:t>
      </w:r>
      <w:r w:rsidR="00AC7C48" w:rsidRPr="3BCD707E">
        <w:rPr>
          <w:rFonts w:ascii="Times New Roman" w:eastAsia="宋体" w:hAnsi="Times New Roman" w:cs="Times New Roman"/>
          <w:sz w:val="24"/>
          <w:szCs w:val="24"/>
        </w:rPr>
        <w:t>事件分割称为细分割，</w:t>
      </w:r>
      <w:r w:rsidRPr="3BCD707E">
        <w:rPr>
          <w:rFonts w:ascii="Times New Roman" w:eastAsia="宋体" w:hAnsi="Times New Roman" w:cs="Times New Roman"/>
          <w:sz w:val="24"/>
          <w:szCs w:val="24"/>
        </w:rPr>
        <w:t>要求被试标记隶属于整个通关视频的最小事件单元，即在每个被试认为是最小的</w:t>
      </w:r>
      <w:proofErr w:type="gramStart"/>
      <w:r w:rsidRPr="3BCD707E">
        <w:rPr>
          <w:rFonts w:ascii="Times New Roman" w:eastAsia="宋体" w:hAnsi="Times New Roman" w:cs="Times New Roman"/>
          <w:sz w:val="24"/>
          <w:szCs w:val="24"/>
        </w:rPr>
        <w:t>子事件</w:t>
      </w:r>
      <w:proofErr w:type="gramEnd"/>
      <w:r w:rsidRPr="3BCD707E">
        <w:rPr>
          <w:rFonts w:ascii="Times New Roman" w:eastAsia="宋体" w:hAnsi="Times New Roman" w:cs="Times New Roman"/>
          <w:sz w:val="24"/>
          <w:szCs w:val="24"/>
        </w:rPr>
        <w:t>结束时按</w:t>
      </w:r>
      <w:r w:rsidR="009810BD" w:rsidRPr="3BCD707E">
        <w:rPr>
          <w:rFonts w:ascii="Times New Roman" w:eastAsia="宋体" w:hAnsi="Times New Roman" w:cs="Times New Roman"/>
          <w:sz w:val="24"/>
          <w:szCs w:val="24"/>
        </w:rPr>
        <w:t>空格键</w:t>
      </w:r>
      <w:r w:rsidRPr="3BCD707E">
        <w:rPr>
          <w:rFonts w:ascii="Times New Roman" w:eastAsia="宋体" w:hAnsi="Times New Roman" w:cs="Times New Roman"/>
          <w:sz w:val="24"/>
          <w:szCs w:val="24"/>
        </w:rPr>
        <w:t>反应</w:t>
      </w:r>
      <w:r w:rsidR="009810BD" w:rsidRPr="3BCD707E">
        <w:rPr>
          <w:rFonts w:ascii="Times New Roman" w:eastAsia="宋体" w:hAnsi="Times New Roman" w:cs="Times New Roman"/>
          <w:sz w:val="24"/>
          <w:szCs w:val="24"/>
        </w:rPr>
        <w:t>，此时视频不会暂停</w:t>
      </w:r>
      <w:r w:rsidR="0015541E" w:rsidRPr="3BCD707E">
        <w:rPr>
          <w:rFonts w:ascii="Times New Roman" w:eastAsia="宋体" w:hAnsi="Times New Roman" w:cs="Times New Roman"/>
          <w:sz w:val="24"/>
          <w:szCs w:val="24"/>
        </w:rPr>
        <w:t>，被试也无需</w:t>
      </w:r>
      <w:r w:rsidR="003A2EAC" w:rsidRPr="3BCD707E">
        <w:rPr>
          <w:rFonts w:ascii="Times New Roman" w:eastAsia="宋体" w:hAnsi="Times New Roman" w:cs="Times New Roman"/>
          <w:sz w:val="24"/>
          <w:szCs w:val="24"/>
        </w:rPr>
        <w:t>按数字键反应</w:t>
      </w:r>
      <w:r w:rsidRPr="3BCD707E">
        <w:rPr>
          <w:rFonts w:ascii="Times New Roman" w:eastAsia="宋体" w:hAnsi="Times New Roman" w:cs="Times New Roman"/>
          <w:sz w:val="24"/>
          <w:szCs w:val="24"/>
        </w:rPr>
        <w:t>。</w:t>
      </w:r>
      <w:r w:rsidR="00E66180" w:rsidRPr="3BCD707E">
        <w:rPr>
          <w:rFonts w:ascii="Times New Roman" w:eastAsia="宋体" w:hAnsi="Times New Roman" w:cs="Times New Roman"/>
          <w:sz w:val="24"/>
          <w:szCs w:val="24"/>
        </w:rPr>
        <w:t>每次被试按下空格进行事件分割时，均会有</w:t>
      </w:r>
      <w:r w:rsidR="00E66180" w:rsidRPr="3BCD707E">
        <w:rPr>
          <w:rFonts w:ascii="Times New Roman" w:eastAsia="宋体" w:hAnsi="Times New Roman" w:cs="Times New Roman"/>
          <w:sz w:val="24"/>
          <w:szCs w:val="24"/>
        </w:rPr>
        <w:t>“</w:t>
      </w:r>
      <w:r w:rsidR="00E66180" w:rsidRPr="3BCD707E">
        <w:rPr>
          <w:rFonts w:ascii="Times New Roman" w:eastAsia="宋体" w:hAnsi="Times New Roman" w:cs="Times New Roman"/>
          <w:sz w:val="24"/>
          <w:szCs w:val="24"/>
        </w:rPr>
        <w:t>嘟</w:t>
      </w:r>
      <w:r w:rsidR="00E66180" w:rsidRPr="3BCD707E">
        <w:rPr>
          <w:rFonts w:ascii="Times New Roman" w:eastAsia="宋体" w:hAnsi="Times New Roman" w:cs="Times New Roman"/>
          <w:sz w:val="24"/>
          <w:szCs w:val="24"/>
        </w:rPr>
        <w:t>”</w:t>
      </w:r>
      <w:r w:rsidR="00E66180" w:rsidRPr="3BCD707E">
        <w:rPr>
          <w:rFonts w:ascii="Times New Roman" w:eastAsia="宋体" w:hAnsi="Times New Roman" w:cs="Times New Roman"/>
          <w:sz w:val="24"/>
          <w:szCs w:val="24"/>
        </w:rPr>
        <w:t>声反馈。</w:t>
      </w:r>
      <w:r w:rsidR="008C78ED" w:rsidRPr="3BCD707E">
        <w:rPr>
          <w:rFonts w:ascii="Times New Roman" w:eastAsia="宋体" w:hAnsi="Times New Roman" w:cs="Times New Roman"/>
          <w:sz w:val="24"/>
          <w:szCs w:val="24"/>
        </w:rPr>
        <w:t>需要指出的是，</w:t>
      </w:r>
      <w:r w:rsidRPr="3BCD707E">
        <w:rPr>
          <w:rFonts w:ascii="Times New Roman" w:eastAsia="宋体" w:hAnsi="Times New Roman" w:cs="Times New Roman"/>
          <w:sz w:val="24"/>
          <w:szCs w:val="24"/>
        </w:rPr>
        <w:t>被试</w:t>
      </w:r>
      <w:r w:rsidR="00DC0CDB" w:rsidRPr="3BCD707E">
        <w:rPr>
          <w:rFonts w:ascii="Times New Roman" w:eastAsia="宋体" w:hAnsi="Times New Roman" w:cs="Times New Roman"/>
          <w:sz w:val="24"/>
          <w:szCs w:val="24"/>
        </w:rPr>
        <w:t>被告知不存在</w:t>
      </w:r>
      <w:r w:rsidRPr="3BCD707E">
        <w:rPr>
          <w:rFonts w:ascii="Times New Roman" w:eastAsia="宋体" w:hAnsi="Times New Roman" w:cs="Times New Roman"/>
          <w:sz w:val="24"/>
          <w:szCs w:val="24"/>
        </w:rPr>
        <w:t>最大</w:t>
      </w:r>
      <w:proofErr w:type="gramStart"/>
      <w:r w:rsidRPr="3BCD707E">
        <w:rPr>
          <w:rFonts w:ascii="Times New Roman" w:eastAsia="宋体" w:hAnsi="Times New Roman" w:cs="Times New Roman"/>
          <w:sz w:val="24"/>
          <w:szCs w:val="24"/>
        </w:rPr>
        <w:t>子事件</w:t>
      </w:r>
      <w:r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即粗事件</w:t>
      </w:r>
      <w:proofErr w:type="gramEnd"/>
      <w:r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与</w:t>
      </w:r>
      <w:proofErr w:type="gramStart"/>
      <w:r w:rsidRPr="3BCD707E">
        <w:rPr>
          <w:rFonts w:ascii="Times New Roman" w:eastAsia="宋体" w:hAnsi="Times New Roman" w:cs="Times New Roman"/>
          <w:sz w:val="24"/>
          <w:szCs w:val="24"/>
        </w:rPr>
        <w:t>最</w:t>
      </w:r>
      <w:proofErr w:type="gramEnd"/>
      <w:r w:rsidRPr="3BCD707E">
        <w:rPr>
          <w:rFonts w:ascii="Times New Roman" w:eastAsia="宋体" w:hAnsi="Times New Roman" w:cs="Times New Roman"/>
          <w:sz w:val="24"/>
          <w:szCs w:val="24"/>
        </w:rPr>
        <w:t>小子事件</w:t>
      </w:r>
      <w:r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即</w:t>
      </w:r>
      <w:proofErr w:type="gramStart"/>
      <w:r w:rsidRPr="3BCD707E">
        <w:rPr>
          <w:rFonts w:ascii="Times New Roman" w:eastAsia="宋体" w:hAnsi="Times New Roman" w:cs="Times New Roman"/>
          <w:sz w:val="24"/>
          <w:szCs w:val="24"/>
        </w:rPr>
        <w:t>细事件</w:t>
      </w:r>
      <w:proofErr w:type="gramEnd"/>
      <w:r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的</w:t>
      </w:r>
      <w:r w:rsidR="00DC0CDB" w:rsidRPr="3BCD707E">
        <w:rPr>
          <w:rFonts w:ascii="Times New Roman" w:eastAsia="宋体" w:hAnsi="Times New Roman" w:cs="Times New Roman"/>
          <w:sz w:val="24"/>
          <w:szCs w:val="24"/>
        </w:rPr>
        <w:t>绝对</w:t>
      </w:r>
      <w:r w:rsidRPr="3BCD707E">
        <w:rPr>
          <w:rFonts w:ascii="Times New Roman" w:eastAsia="宋体" w:hAnsi="Times New Roman" w:cs="Times New Roman"/>
          <w:sz w:val="24"/>
          <w:szCs w:val="24"/>
        </w:rPr>
        <w:t>判断标准</w:t>
      </w:r>
      <w:r w:rsidR="00DC0CDB" w:rsidRPr="3BCD707E">
        <w:rPr>
          <w:rFonts w:ascii="Times New Roman" w:eastAsia="宋体" w:hAnsi="Times New Roman" w:cs="Times New Roman"/>
          <w:sz w:val="24"/>
          <w:szCs w:val="24"/>
        </w:rPr>
        <w:t>，只需自由地进行反应即可</w:t>
      </w:r>
      <w:r w:rsidRPr="3BCD707E">
        <w:rPr>
          <w:rFonts w:ascii="Times New Roman" w:eastAsia="宋体" w:hAnsi="Times New Roman" w:cs="Times New Roman"/>
          <w:sz w:val="24"/>
          <w:szCs w:val="24"/>
        </w:rPr>
        <w:t>。观看一个</w:t>
      </w:r>
      <w:r w:rsidR="00AF409B" w:rsidRPr="3BCD707E">
        <w:rPr>
          <w:rFonts w:ascii="Times New Roman" w:eastAsia="宋体" w:hAnsi="Times New Roman" w:cs="Times New Roman"/>
          <w:sz w:val="24"/>
          <w:szCs w:val="24"/>
        </w:rPr>
        <w:t>通关</w:t>
      </w:r>
      <w:r w:rsidRPr="3BCD707E">
        <w:rPr>
          <w:rFonts w:ascii="Times New Roman" w:eastAsia="宋体" w:hAnsi="Times New Roman" w:cs="Times New Roman"/>
          <w:sz w:val="24"/>
          <w:szCs w:val="24"/>
        </w:rPr>
        <w:t>视频</w:t>
      </w:r>
      <w:r w:rsidR="00AF409B" w:rsidRPr="3BCD707E">
        <w:rPr>
          <w:rFonts w:ascii="Times New Roman" w:eastAsia="宋体" w:hAnsi="Times New Roman" w:cs="Times New Roman"/>
          <w:sz w:val="24"/>
          <w:szCs w:val="24"/>
        </w:rPr>
        <w:t>并分别进行两次事件分割后，</w:t>
      </w:r>
      <w:commentRangeStart w:id="196"/>
      <w:r w:rsidR="00AF409B" w:rsidRPr="3BCD707E">
        <w:rPr>
          <w:rFonts w:ascii="Times New Roman" w:eastAsia="宋体" w:hAnsi="Times New Roman" w:cs="Times New Roman"/>
          <w:sz w:val="24"/>
          <w:szCs w:val="24"/>
        </w:rPr>
        <w:t>被试需</w:t>
      </w:r>
      <w:r w:rsidR="0040607B" w:rsidRPr="3BCD707E">
        <w:rPr>
          <w:rFonts w:ascii="Times New Roman" w:eastAsia="宋体" w:hAnsi="Times New Roman" w:cs="Times New Roman"/>
          <w:sz w:val="24"/>
          <w:szCs w:val="24"/>
        </w:rPr>
        <w:t>通过</w:t>
      </w:r>
      <w:ins w:id="197" w:author="JiangLinfeng" w:date="2023-10-20T12:11:00Z">
        <w:r w:rsidR="00FA7E9A">
          <w:rPr>
            <w:rFonts w:ascii="Times New Roman" w:eastAsia="宋体" w:hAnsi="Times New Roman" w:cs="Times New Roman" w:hint="eastAsia"/>
            <w:sz w:val="24"/>
            <w:szCs w:val="24"/>
          </w:rPr>
          <w:t>鼠标控制屏幕中的</w:t>
        </w:r>
      </w:ins>
      <w:r w:rsidR="0040607B" w:rsidRPr="3BCD707E">
        <w:rPr>
          <w:rFonts w:ascii="Times New Roman" w:eastAsia="宋体" w:hAnsi="Times New Roman" w:cs="Times New Roman"/>
          <w:sz w:val="24"/>
          <w:szCs w:val="24"/>
        </w:rPr>
        <w:t>滑块进行创造</w:t>
      </w:r>
      <w:r w:rsidR="0040607B" w:rsidRPr="3BCD707E">
        <w:rPr>
          <w:rFonts w:ascii="Times New Roman" w:eastAsia="宋体" w:hAnsi="Times New Roman" w:cs="Times New Roman"/>
          <w:sz w:val="24"/>
          <w:szCs w:val="24"/>
        </w:rPr>
        <w:lastRenderedPageBreak/>
        <w:t>力评分</w:t>
      </w:r>
      <w:commentRangeEnd w:id="196"/>
      <w:r>
        <w:commentReference w:id="196"/>
      </w:r>
      <w:r w:rsidR="00C80961" w:rsidRPr="3BCD707E">
        <w:rPr>
          <w:rFonts w:ascii="Times New Roman" w:eastAsia="宋体" w:hAnsi="Times New Roman" w:cs="Times New Roman"/>
          <w:sz w:val="24"/>
          <w:szCs w:val="24"/>
        </w:rPr>
        <w:t>（创造力评分的界面见图</w:t>
      </w:r>
      <w:r w:rsidR="00C80961" w:rsidRPr="3BCD707E">
        <w:rPr>
          <w:rFonts w:ascii="Times New Roman" w:eastAsia="宋体" w:hAnsi="Times New Roman" w:cs="Times New Roman"/>
          <w:sz w:val="24"/>
          <w:szCs w:val="24"/>
        </w:rPr>
        <w:t>4</w:t>
      </w:r>
      <w:r w:rsidR="00C80961" w:rsidRPr="3BCD707E">
        <w:rPr>
          <w:rFonts w:ascii="Times New Roman" w:eastAsia="宋体" w:hAnsi="Times New Roman" w:cs="Times New Roman"/>
          <w:sz w:val="24"/>
          <w:szCs w:val="24"/>
        </w:rPr>
        <w:t>）</w:t>
      </w:r>
      <w:r w:rsidR="0040607B" w:rsidRPr="3BCD707E">
        <w:rPr>
          <w:rFonts w:ascii="Times New Roman" w:eastAsia="宋体" w:hAnsi="Times New Roman" w:cs="Times New Roman"/>
          <w:sz w:val="24"/>
          <w:szCs w:val="24"/>
        </w:rPr>
        <w:t>，之后进入下一</w:t>
      </w:r>
      <w:r w:rsidRPr="3BCD707E">
        <w:rPr>
          <w:rFonts w:ascii="Times New Roman" w:eastAsia="宋体" w:hAnsi="Times New Roman" w:cs="Times New Roman"/>
          <w:sz w:val="24"/>
          <w:szCs w:val="24"/>
        </w:rPr>
        <w:t>试次，</w:t>
      </w:r>
      <w:proofErr w:type="gramStart"/>
      <w:r w:rsidRPr="3BCD707E">
        <w:rPr>
          <w:rFonts w:ascii="Times New Roman" w:eastAsia="宋体" w:hAnsi="Times New Roman" w:cs="Times New Roman"/>
          <w:sz w:val="24"/>
          <w:szCs w:val="24"/>
        </w:rPr>
        <w:t>试次间</w:t>
      </w:r>
      <w:proofErr w:type="gramEnd"/>
      <w:r w:rsidRPr="3BCD707E">
        <w:rPr>
          <w:rFonts w:ascii="Times New Roman" w:eastAsia="宋体" w:hAnsi="Times New Roman" w:cs="Times New Roman"/>
          <w:sz w:val="24"/>
          <w:szCs w:val="24"/>
        </w:rPr>
        <w:t>被试有</w:t>
      </w:r>
      <w:r w:rsidRPr="3BCD707E">
        <w:rPr>
          <w:rFonts w:ascii="Times New Roman" w:eastAsia="宋体" w:hAnsi="Times New Roman" w:cs="Times New Roman"/>
          <w:sz w:val="24"/>
          <w:szCs w:val="24"/>
        </w:rPr>
        <w:t>15</w:t>
      </w:r>
      <w:r w:rsidRPr="3BCD707E">
        <w:rPr>
          <w:rFonts w:ascii="Times New Roman" w:eastAsia="宋体" w:hAnsi="Times New Roman" w:cs="Times New Roman"/>
          <w:sz w:val="24"/>
          <w:szCs w:val="24"/>
        </w:rPr>
        <w:t>秒的休息时间，</w:t>
      </w:r>
      <w:proofErr w:type="gramStart"/>
      <w:r w:rsidRPr="3BCD707E">
        <w:rPr>
          <w:rFonts w:ascii="Times New Roman" w:eastAsia="宋体" w:hAnsi="Times New Roman" w:cs="Times New Roman"/>
          <w:sz w:val="24"/>
          <w:szCs w:val="24"/>
        </w:rPr>
        <w:t>试次内</w:t>
      </w:r>
      <w:proofErr w:type="gramEnd"/>
      <w:r w:rsidRPr="3BCD707E">
        <w:rPr>
          <w:rFonts w:ascii="Times New Roman" w:eastAsia="宋体" w:hAnsi="Times New Roman" w:cs="Times New Roman"/>
          <w:sz w:val="24"/>
          <w:szCs w:val="24"/>
        </w:rPr>
        <w:t>两次播放同一视频之间被试也有</w:t>
      </w:r>
      <w:r w:rsidRPr="3BCD707E">
        <w:rPr>
          <w:rFonts w:ascii="Times New Roman" w:eastAsia="宋体" w:hAnsi="Times New Roman" w:cs="Times New Roman"/>
          <w:sz w:val="24"/>
          <w:szCs w:val="24"/>
        </w:rPr>
        <w:t>10</w:t>
      </w:r>
      <w:r w:rsidRPr="3BCD707E">
        <w:rPr>
          <w:rFonts w:ascii="Times New Roman" w:eastAsia="宋体" w:hAnsi="Times New Roman" w:cs="Times New Roman"/>
          <w:sz w:val="24"/>
          <w:szCs w:val="24"/>
        </w:rPr>
        <w:t>秒的休息时间。</w:t>
      </w:r>
      <w:proofErr w:type="gramStart"/>
      <w:r w:rsidRPr="3BCD707E">
        <w:rPr>
          <w:rFonts w:ascii="Times New Roman" w:eastAsia="宋体" w:hAnsi="Times New Roman" w:cs="Times New Roman"/>
          <w:sz w:val="24"/>
          <w:szCs w:val="24"/>
        </w:rPr>
        <w:t>单试次</w:t>
      </w:r>
      <w:proofErr w:type="gramEnd"/>
      <w:r w:rsidRPr="3BCD707E">
        <w:rPr>
          <w:rFonts w:ascii="Times New Roman" w:eastAsia="宋体" w:hAnsi="Times New Roman" w:cs="Times New Roman"/>
          <w:sz w:val="24"/>
          <w:szCs w:val="24"/>
        </w:rPr>
        <w:t>的实验流程见图</w:t>
      </w:r>
      <w:r w:rsidR="00767A1C" w:rsidRPr="3BCD707E">
        <w:rPr>
          <w:rFonts w:ascii="Times New Roman" w:eastAsia="宋体" w:hAnsi="Times New Roman" w:cs="Times New Roman"/>
          <w:sz w:val="24"/>
          <w:szCs w:val="24"/>
        </w:rPr>
        <w:t>5</w:t>
      </w:r>
      <w:r w:rsidRPr="3BCD707E">
        <w:rPr>
          <w:rFonts w:ascii="Times New Roman" w:eastAsia="宋体" w:hAnsi="Times New Roman" w:cs="Times New Roman"/>
          <w:sz w:val="24"/>
          <w:szCs w:val="24"/>
        </w:rPr>
        <w:t>。</w:t>
      </w:r>
    </w:p>
    <w:p w14:paraId="6A34AE76" w14:textId="076BE017" w:rsidR="00F20478" w:rsidRDefault="006D4B33" w:rsidP="006D4B33">
      <w:pPr>
        <w:spacing w:line="288" w:lineRule="auto"/>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49A52108" wp14:editId="23295DD0">
            <wp:extent cx="4791875" cy="302506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7" cstate="print">
                      <a:extLst>
                        <a:ext uri="{28A0092B-C50C-407E-A947-70E740481C1C}">
                          <a14:useLocalDpi xmlns:a14="http://schemas.microsoft.com/office/drawing/2010/main" val="0"/>
                        </a:ext>
                      </a:extLst>
                    </a:blip>
                    <a:srcRect l="11782" t="1" r="10381" b="12640"/>
                    <a:stretch/>
                  </pic:blipFill>
                  <pic:spPr bwMode="auto">
                    <a:xfrm>
                      <a:off x="0" y="0"/>
                      <a:ext cx="4835749" cy="3052757"/>
                    </a:xfrm>
                    <a:prstGeom prst="rect">
                      <a:avLst/>
                    </a:prstGeom>
                    <a:ln>
                      <a:noFill/>
                    </a:ln>
                    <a:extLst>
                      <a:ext uri="{53640926-AAD7-44D8-BBD7-CCE9431645EC}">
                        <a14:shadowObscured xmlns:a14="http://schemas.microsoft.com/office/drawing/2010/main"/>
                      </a:ext>
                    </a:extLst>
                  </pic:spPr>
                </pic:pic>
              </a:graphicData>
            </a:graphic>
          </wp:inline>
        </w:drawing>
      </w:r>
    </w:p>
    <w:p w14:paraId="50808767" w14:textId="7047223D" w:rsidR="006D4B33" w:rsidRDefault="006D4B33" w:rsidP="006D4B33">
      <w:pPr>
        <w:spacing w:line="288" w:lineRule="auto"/>
        <w:jc w:val="center"/>
        <w:rPr>
          <w:rFonts w:ascii="Times New Roman" w:eastAsia="宋体" w:hAnsi="Times New Roman" w:cs="Times New Roman"/>
          <w:bCs/>
          <w:sz w:val="24"/>
          <w:szCs w:val="24"/>
        </w:rPr>
      </w:pPr>
      <w:r w:rsidRPr="00E35A60">
        <w:rPr>
          <w:rFonts w:ascii="Times New Roman" w:eastAsia="宋体" w:hAnsi="Times New Roman" w:cs="Times New Roman" w:hint="eastAsia"/>
          <w:bCs/>
          <w:sz w:val="24"/>
          <w:szCs w:val="24"/>
        </w:rPr>
        <w:t>图</w:t>
      </w:r>
      <w:r w:rsidRPr="00E35A60">
        <w:rPr>
          <w:rFonts w:ascii="Times New Roman" w:eastAsia="宋体" w:hAnsi="Times New Roman" w:cs="Times New Roman"/>
          <w:bCs/>
          <w:sz w:val="24"/>
          <w:szCs w:val="24"/>
        </w:rPr>
        <w:t xml:space="preserve">4 </w:t>
      </w:r>
      <w:r w:rsidRPr="00E35A60">
        <w:rPr>
          <w:rFonts w:ascii="Times New Roman" w:eastAsia="宋体" w:hAnsi="Times New Roman" w:cs="Times New Roman" w:hint="eastAsia"/>
          <w:bCs/>
          <w:sz w:val="24"/>
          <w:szCs w:val="24"/>
        </w:rPr>
        <w:t>创造力评分界面</w:t>
      </w:r>
    </w:p>
    <w:p w14:paraId="73F9718C" w14:textId="77777777" w:rsidR="00E35A60" w:rsidRPr="00E35A60" w:rsidRDefault="00E35A60" w:rsidP="006D4B33">
      <w:pPr>
        <w:spacing w:line="288" w:lineRule="auto"/>
        <w:jc w:val="center"/>
        <w:rPr>
          <w:rFonts w:ascii="Times New Roman" w:eastAsia="宋体" w:hAnsi="Times New Roman" w:cs="Times New Roman"/>
          <w:bCs/>
          <w:sz w:val="24"/>
          <w:szCs w:val="24"/>
        </w:rPr>
      </w:pPr>
    </w:p>
    <w:p w14:paraId="0215C527" w14:textId="33EACE82" w:rsidR="00F20478" w:rsidRDefault="00767A1C" w:rsidP="00767A1C">
      <w:pPr>
        <w:spacing w:line="288" w:lineRule="auto"/>
        <w:jc w:val="center"/>
        <w:rPr>
          <w:rFonts w:ascii="Times New Roman" w:eastAsia="宋体" w:hAnsi="Times New Roman" w:cs="Times New Roman"/>
          <w:sz w:val="24"/>
          <w:szCs w:val="24"/>
        </w:rPr>
      </w:pPr>
      <w:r w:rsidRPr="00767A1C">
        <w:rPr>
          <w:rFonts w:ascii="Times New Roman" w:eastAsia="宋体" w:hAnsi="Times New Roman" w:cs="Times New Roman"/>
          <w:noProof/>
          <w:sz w:val="24"/>
          <w:szCs w:val="24"/>
        </w:rPr>
        <w:drawing>
          <wp:inline distT="0" distB="0" distL="0" distR="0" wp14:anchorId="520132DB" wp14:editId="0D33FCD8">
            <wp:extent cx="5274310" cy="2940685"/>
            <wp:effectExtent l="0" t="0" r="0" b="0"/>
            <wp:docPr id="7" name="Picture 7">
              <a:extLst xmlns:a="http://schemas.openxmlformats.org/drawingml/2006/main">
                <a:ext uri="{FF2B5EF4-FFF2-40B4-BE49-F238E27FC236}">
                  <a16:creationId xmlns:a16="http://schemas.microsoft.com/office/drawing/2014/main" id="{6B8FF35A-C2A2-4835-8C8C-8A53D4962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B8FF35A-C2A2-4835-8C8C-8A53D4962CC0}"/>
                        </a:ext>
                      </a:extLst>
                    </pic:cNvPr>
                    <pic:cNvPicPr>
                      <a:picLocks noChangeAspect="1"/>
                    </pic:cNvPicPr>
                  </pic:nvPicPr>
                  <pic:blipFill>
                    <a:blip r:embed="rId18"/>
                    <a:stretch>
                      <a:fillRect/>
                    </a:stretch>
                  </pic:blipFill>
                  <pic:spPr>
                    <a:xfrm>
                      <a:off x="0" y="0"/>
                      <a:ext cx="5274310" cy="2940685"/>
                    </a:xfrm>
                    <a:prstGeom prst="rect">
                      <a:avLst/>
                    </a:prstGeom>
                  </pic:spPr>
                </pic:pic>
              </a:graphicData>
            </a:graphic>
          </wp:inline>
        </w:drawing>
      </w:r>
    </w:p>
    <w:p w14:paraId="3D1D9A1C" w14:textId="53235E12" w:rsidR="00F20478" w:rsidRDefault="00F20478" w:rsidP="2A2A6BF7">
      <w:pPr>
        <w:spacing w:line="288" w:lineRule="auto"/>
        <w:jc w:val="center"/>
        <w:rPr>
          <w:ins w:id="198" w:author="JiangLinfeng" w:date="2023-10-20T12:10:00Z"/>
          <w:rFonts w:ascii="Times New Roman" w:eastAsia="宋体" w:hAnsi="Times New Roman" w:cs="Times New Roman"/>
          <w:sz w:val="24"/>
          <w:szCs w:val="24"/>
        </w:rPr>
      </w:pPr>
      <w:r w:rsidRPr="2A2A6BF7">
        <w:rPr>
          <w:rFonts w:ascii="Times New Roman" w:eastAsia="宋体" w:hAnsi="Times New Roman" w:cs="Times New Roman"/>
          <w:sz w:val="24"/>
          <w:szCs w:val="24"/>
        </w:rPr>
        <w:t>图</w:t>
      </w:r>
      <w:r w:rsidR="00767A1C" w:rsidRPr="2A2A6BF7">
        <w:rPr>
          <w:rFonts w:ascii="Times New Roman" w:eastAsia="宋体" w:hAnsi="Times New Roman" w:cs="Times New Roman"/>
          <w:sz w:val="24"/>
          <w:szCs w:val="24"/>
        </w:rPr>
        <w:t>5</w:t>
      </w:r>
      <w:r w:rsidRPr="2A2A6BF7">
        <w:rPr>
          <w:rFonts w:ascii="Times New Roman" w:eastAsia="宋体" w:hAnsi="Times New Roman" w:cs="Times New Roman"/>
          <w:sz w:val="24"/>
          <w:szCs w:val="24"/>
        </w:rPr>
        <w:t xml:space="preserve"> </w:t>
      </w:r>
      <w:proofErr w:type="gramStart"/>
      <w:r w:rsidRPr="2A2A6BF7">
        <w:rPr>
          <w:rFonts w:ascii="Times New Roman" w:eastAsia="宋体" w:hAnsi="Times New Roman" w:cs="Times New Roman"/>
          <w:sz w:val="24"/>
          <w:szCs w:val="24"/>
        </w:rPr>
        <w:t>单试次</w:t>
      </w:r>
      <w:proofErr w:type="gramEnd"/>
      <w:r w:rsidRPr="2A2A6BF7">
        <w:rPr>
          <w:rFonts w:ascii="Times New Roman" w:eastAsia="宋体" w:hAnsi="Times New Roman" w:cs="Times New Roman"/>
          <w:sz w:val="24"/>
          <w:szCs w:val="24"/>
        </w:rPr>
        <w:t>实验流程图</w:t>
      </w:r>
    </w:p>
    <w:p w14:paraId="1E96D15A" w14:textId="38D11F09" w:rsidR="002675B3" w:rsidRPr="005E2132" w:rsidRDefault="002675B3" w:rsidP="002675B3">
      <w:pPr>
        <w:spacing w:line="288" w:lineRule="auto"/>
        <w:rPr>
          <w:ins w:id="199" w:author="JiangLinfeng" w:date="2023-10-20T12:11:00Z"/>
          <w:rFonts w:ascii="黑体" w:eastAsia="黑体" w:hAnsi="黑体" w:cs="Times New Roman"/>
          <w:sz w:val="28"/>
          <w:szCs w:val="28"/>
        </w:rPr>
      </w:pPr>
      <w:ins w:id="200" w:author="JiangLinfeng" w:date="2023-10-20T12:11:00Z">
        <w:r>
          <w:rPr>
            <w:rFonts w:ascii="Times New Roman" w:eastAsia="宋体" w:hAnsi="Times New Roman" w:cs="Times New Roman"/>
            <w:sz w:val="28"/>
            <w:szCs w:val="28"/>
          </w:rPr>
          <w:t>2</w:t>
        </w:r>
        <w:r w:rsidRPr="005E2132">
          <w:rPr>
            <w:rFonts w:ascii="Times New Roman" w:eastAsia="宋体" w:hAnsi="Times New Roman" w:cs="Times New Roman"/>
            <w:sz w:val="28"/>
            <w:szCs w:val="28"/>
          </w:rPr>
          <w:t>.</w:t>
        </w:r>
        <w:r>
          <w:rPr>
            <w:rFonts w:ascii="Times New Roman" w:eastAsia="宋体" w:hAnsi="Times New Roman" w:cs="Times New Roman"/>
            <w:sz w:val="28"/>
            <w:szCs w:val="28"/>
          </w:rPr>
          <w:t>4</w:t>
        </w:r>
        <w:r w:rsidRPr="005E2132">
          <w:rPr>
            <w:rFonts w:ascii="Times New Roman" w:eastAsia="宋体" w:hAnsi="Times New Roman" w:cs="Times New Roman"/>
            <w:sz w:val="28"/>
            <w:szCs w:val="28"/>
          </w:rPr>
          <w:t xml:space="preserve"> </w:t>
        </w:r>
        <w:r>
          <w:rPr>
            <w:rFonts w:ascii="黑体" w:eastAsia="黑体" w:hAnsi="黑体" w:cs="Times New Roman" w:hint="eastAsia"/>
            <w:sz w:val="28"/>
            <w:szCs w:val="28"/>
          </w:rPr>
          <w:t>数据分析</w:t>
        </w:r>
      </w:ins>
    </w:p>
    <w:p w14:paraId="4979E8E5" w14:textId="3B10AFEA" w:rsidR="00AD2F65" w:rsidRDefault="00747E1F" w:rsidP="00DD2860">
      <w:pPr>
        <w:spacing w:line="288" w:lineRule="auto"/>
        <w:ind w:firstLineChars="200" w:firstLine="480"/>
        <w:rPr>
          <w:ins w:id="201" w:author="JiangLinfeng" w:date="2023-10-20T12:12:00Z"/>
          <w:rFonts w:ascii="Times New Roman" w:eastAsia="宋体" w:hAnsi="Times New Roman" w:cs="Times New Roman"/>
          <w:sz w:val="24"/>
          <w:szCs w:val="24"/>
        </w:rPr>
      </w:pPr>
      <w:ins w:id="202" w:author="JiangLinfeng" w:date="2023-10-20T12:27:00Z">
        <w:r>
          <w:rPr>
            <w:rFonts w:ascii="Times New Roman" w:eastAsia="宋体" w:hAnsi="Times New Roman" w:cs="Times New Roman" w:hint="eastAsia"/>
            <w:sz w:val="24"/>
            <w:szCs w:val="24"/>
          </w:rPr>
          <w:t>针对有关事件分割的变量，</w:t>
        </w:r>
      </w:ins>
      <w:ins w:id="203" w:author="JiangLinfeng" w:date="2023-10-20T12:12:00Z">
        <w:r w:rsidR="00AD2F65">
          <w:rPr>
            <w:rFonts w:ascii="Times New Roman" w:eastAsia="宋体" w:hAnsi="Times New Roman" w:cs="Times New Roman" w:hint="eastAsia"/>
            <w:sz w:val="24"/>
            <w:szCs w:val="24"/>
          </w:rPr>
          <w:t>本实验参考了</w:t>
        </w:r>
        <w:r w:rsidR="00AD2F65" w:rsidRPr="00A91FDE">
          <w:rPr>
            <w:rFonts w:ascii="Times New Roman" w:eastAsia="宋体" w:hAnsi="Times New Roman" w:cs="Times New Roman"/>
            <w:sz w:val="24"/>
            <w:szCs w:val="24"/>
          </w:rPr>
          <w:t>Kurby</w:t>
        </w:r>
        <w:r w:rsidR="00AD2F65">
          <w:rPr>
            <w:rFonts w:ascii="Times New Roman" w:eastAsia="宋体" w:hAnsi="Times New Roman" w:cs="Times New Roman" w:hint="eastAsia"/>
            <w:sz w:val="24"/>
            <w:szCs w:val="24"/>
          </w:rPr>
          <w:t>与</w:t>
        </w:r>
        <w:r w:rsidR="00AD2F65">
          <w:rPr>
            <w:rFonts w:ascii="Times New Roman" w:eastAsia="宋体" w:hAnsi="Times New Roman" w:cs="Times New Roman" w:hint="eastAsia"/>
            <w:sz w:val="24"/>
            <w:szCs w:val="24"/>
          </w:rPr>
          <w:t>Zacks</w:t>
        </w:r>
        <w:r w:rsidR="00AD2F65">
          <w:rPr>
            <w:rFonts w:ascii="Times New Roman" w:eastAsia="宋体" w:hAnsi="Times New Roman" w:cs="Times New Roman"/>
            <w:sz w:val="24"/>
            <w:szCs w:val="24"/>
          </w:rPr>
          <w:t>(2011)</w:t>
        </w:r>
        <w:r w:rsidR="00AD2F65">
          <w:rPr>
            <w:rFonts w:ascii="Times New Roman" w:eastAsia="宋体" w:hAnsi="Times New Roman" w:cs="Times New Roman" w:hint="eastAsia"/>
            <w:sz w:val="24"/>
            <w:szCs w:val="24"/>
          </w:rPr>
          <w:t>有关事件结构层次感知的研究，计算分割一致性</w:t>
        </w:r>
        <w:r w:rsidR="00AD2F65">
          <w:rPr>
            <w:rFonts w:ascii="Times New Roman" w:eastAsia="宋体" w:hAnsi="Times New Roman" w:cs="Times New Roman" w:hint="eastAsia"/>
            <w:sz w:val="24"/>
            <w:szCs w:val="24"/>
          </w:rPr>
          <w:t>(segmentation</w:t>
        </w:r>
        <w:r w:rsidR="00AD2F65">
          <w:rPr>
            <w:rFonts w:ascii="Times New Roman" w:eastAsia="宋体" w:hAnsi="Times New Roman" w:cs="Times New Roman"/>
            <w:sz w:val="24"/>
            <w:szCs w:val="24"/>
          </w:rPr>
          <w:t xml:space="preserve"> </w:t>
        </w:r>
        <w:r w:rsidR="00AD2F65">
          <w:rPr>
            <w:rFonts w:ascii="Times New Roman" w:eastAsia="宋体" w:hAnsi="Times New Roman" w:cs="Times New Roman" w:hint="eastAsia"/>
            <w:sz w:val="24"/>
            <w:szCs w:val="24"/>
          </w:rPr>
          <w:t>agreement</w:t>
        </w:r>
        <w:r w:rsidR="00AD2F65">
          <w:rPr>
            <w:rFonts w:ascii="Times New Roman" w:eastAsia="宋体" w:hAnsi="Times New Roman" w:cs="Times New Roman"/>
            <w:sz w:val="24"/>
            <w:szCs w:val="24"/>
          </w:rPr>
          <w:t>)</w:t>
        </w:r>
        <w:r w:rsidR="00AD2F65">
          <w:rPr>
            <w:rFonts w:ascii="Times New Roman" w:eastAsia="宋体" w:hAnsi="Times New Roman" w:cs="Times New Roman" w:hint="eastAsia"/>
            <w:sz w:val="24"/>
            <w:szCs w:val="24"/>
          </w:rPr>
          <w:t>与</w:t>
        </w:r>
        <w:proofErr w:type="gramStart"/>
        <w:r w:rsidR="00AD2F65">
          <w:rPr>
            <w:rFonts w:ascii="Times New Roman" w:eastAsia="宋体" w:hAnsi="Times New Roman" w:cs="Times New Roman" w:hint="eastAsia"/>
            <w:sz w:val="24"/>
            <w:szCs w:val="24"/>
          </w:rPr>
          <w:t>层级齐性</w:t>
        </w:r>
        <w:proofErr w:type="gramEnd"/>
        <w:r w:rsidR="00AD2F65">
          <w:rPr>
            <w:rFonts w:ascii="Times New Roman" w:eastAsia="宋体" w:hAnsi="Times New Roman" w:cs="Times New Roman" w:hint="eastAsia"/>
            <w:sz w:val="24"/>
            <w:szCs w:val="24"/>
          </w:rPr>
          <w:t>(</w:t>
        </w:r>
        <w:r w:rsidR="00AD2F65">
          <w:rPr>
            <w:rFonts w:ascii="Times New Roman" w:eastAsia="宋体" w:hAnsi="Times New Roman" w:cs="Times New Roman"/>
            <w:sz w:val="24"/>
            <w:szCs w:val="24"/>
          </w:rPr>
          <w:t>hierarchical alignment</w:t>
        </w:r>
        <w:r w:rsidR="00AD2F65">
          <w:rPr>
            <w:rFonts w:ascii="Times New Roman" w:eastAsia="宋体" w:hAnsi="Times New Roman" w:cs="Times New Roman" w:hint="eastAsia"/>
            <w:sz w:val="24"/>
            <w:szCs w:val="24"/>
          </w:rPr>
          <w:t>)</w:t>
        </w:r>
        <w:r w:rsidR="00AD2F65">
          <w:rPr>
            <w:rFonts w:ascii="Times New Roman" w:eastAsia="宋体" w:hAnsi="Times New Roman" w:cs="Times New Roman" w:hint="eastAsia"/>
            <w:sz w:val="24"/>
            <w:szCs w:val="24"/>
          </w:rPr>
          <w:t>并纳入分析。</w:t>
        </w:r>
        <w:r w:rsidR="00AD2F65">
          <w:rPr>
            <w:rFonts w:ascii="Times New Roman" w:eastAsia="宋体" w:hAnsi="Times New Roman" w:cs="Times New Roman" w:hint="eastAsia"/>
            <w:sz w:val="24"/>
            <w:szCs w:val="24"/>
          </w:rPr>
          <w:t xml:space="preserve"> </w:t>
        </w:r>
        <w:r w:rsidR="00AD2F65">
          <w:rPr>
            <w:rFonts w:ascii="Times New Roman" w:eastAsia="宋体" w:hAnsi="Times New Roman" w:cs="Times New Roman"/>
            <w:sz w:val="24"/>
            <w:szCs w:val="24"/>
          </w:rPr>
          <w:t xml:space="preserve">  </w:t>
        </w:r>
      </w:ins>
    </w:p>
    <w:p w14:paraId="64E88037" w14:textId="61E007FD" w:rsidR="00AD2F65" w:rsidRDefault="00AD2F65">
      <w:pPr>
        <w:spacing w:line="288" w:lineRule="auto"/>
        <w:ind w:firstLineChars="200" w:firstLine="480"/>
        <w:rPr>
          <w:ins w:id="204" w:author="JiangLinfeng" w:date="2023-10-20T12:12:00Z"/>
          <w:rFonts w:ascii="Times New Roman" w:eastAsia="宋体" w:hAnsi="Times New Roman" w:cs="Times New Roman"/>
          <w:sz w:val="24"/>
          <w:szCs w:val="24"/>
        </w:rPr>
        <w:pPrChange w:id="205" w:author="JiangLinfeng" w:date="2023-10-20T12:28:00Z">
          <w:pPr>
            <w:spacing w:line="288" w:lineRule="auto"/>
            <w:ind w:firstLine="420"/>
          </w:pPr>
        </w:pPrChange>
      </w:pPr>
      <w:ins w:id="206" w:author="JiangLinfeng" w:date="2023-10-20T12:12:00Z">
        <w:r>
          <w:rPr>
            <w:rFonts w:ascii="Times New Roman" w:eastAsia="宋体" w:hAnsi="Times New Roman" w:cs="Times New Roman" w:hint="eastAsia"/>
            <w:sz w:val="24"/>
            <w:szCs w:val="24"/>
          </w:rPr>
          <w:lastRenderedPageBreak/>
          <w:t>其中，分割一致性是指</w:t>
        </w:r>
        <w:r w:rsidRPr="00A95272">
          <w:rPr>
            <w:rFonts w:ascii="Times New Roman" w:eastAsia="宋体" w:hAnsi="Times New Roman" w:cs="Times New Roman" w:hint="eastAsia"/>
            <w:sz w:val="24"/>
            <w:szCs w:val="24"/>
          </w:rPr>
          <w:t>每个</w:t>
        </w:r>
        <w:r>
          <w:rPr>
            <w:rFonts w:ascii="Times New Roman" w:eastAsia="宋体" w:hAnsi="Times New Roman" w:cs="Times New Roman" w:hint="eastAsia"/>
            <w:sz w:val="24"/>
            <w:szCs w:val="24"/>
          </w:rPr>
          <w:t>被试对于某视频</w:t>
        </w:r>
        <w:r w:rsidRPr="00A95272">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事件</w:t>
        </w:r>
        <w:r w:rsidRPr="00A95272">
          <w:rPr>
            <w:rFonts w:ascii="Times New Roman" w:eastAsia="宋体" w:hAnsi="Times New Roman" w:cs="Times New Roman" w:hint="eastAsia"/>
            <w:sz w:val="24"/>
            <w:szCs w:val="24"/>
          </w:rPr>
          <w:t>分割与群体</w:t>
        </w:r>
        <w:r>
          <w:rPr>
            <w:rFonts w:ascii="Times New Roman" w:eastAsia="宋体" w:hAnsi="Times New Roman" w:cs="Times New Roman" w:hint="eastAsia"/>
            <w:sz w:val="24"/>
            <w:szCs w:val="24"/>
          </w:rPr>
          <w:t>对于该事件</w:t>
        </w:r>
        <w:r w:rsidRPr="00A95272">
          <w:rPr>
            <w:rFonts w:ascii="Times New Roman" w:eastAsia="宋体" w:hAnsi="Times New Roman" w:cs="Times New Roman" w:hint="eastAsia"/>
            <w:sz w:val="24"/>
            <w:szCs w:val="24"/>
          </w:rPr>
          <w:t>的分割</w:t>
        </w:r>
        <w:r>
          <w:rPr>
            <w:rFonts w:ascii="Times New Roman" w:eastAsia="宋体" w:hAnsi="Times New Roman" w:cs="Times New Roman" w:hint="eastAsia"/>
            <w:sz w:val="24"/>
            <w:szCs w:val="24"/>
          </w:rPr>
          <w:t>的</w:t>
        </w:r>
        <w:r w:rsidRPr="00A95272">
          <w:rPr>
            <w:rFonts w:ascii="Times New Roman" w:eastAsia="宋体" w:hAnsi="Times New Roman" w:cs="Times New Roman" w:hint="eastAsia"/>
            <w:sz w:val="24"/>
            <w:szCs w:val="24"/>
          </w:rPr>
          <w:t>一致性程度</w:t>
        </w:r>
        <w:r>
          <w:rPr>
            <w:rFonts w:ascii="Times New Roman" w:eastAsia="宋体" w:hAnsi="Times New Roman" w:cs="Times New Roman" w:hint="eastAsia"/>
            <w:sz w:val="24"/>
            <w:szCs w:val="24"/>
          </w:rPr>
          <w:t>。分割一致性的计算方法如下：对于每个视频，我们将其分为数</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秒的区间，并记录每个被试是否在每个区间内标记了事件边界</w:t>
        </w:r>
      </w:ins>
      <w:ins w:id="207" w:author="JiangLinfeng" w:date="2023-10-20T16:19:00Z">
        <w:r w:rsidR="00314EDA">
          <w:rPr>
            <w:rFonts w:ascii="Times New Roman" w:eastAsia="宋体" w:hAnsi="Times New Roman" w:cs="Times New Roman" w:hint="eastAsia"/>
            <w:sz w:val="24"/>
            <w:szCs w:val="24"/>
          </w:rPr>
          <w:t>，将被试的标记情况转化为</w:t>
        </w:r>
        <w:r w:rsidR="00314EDA">
          <w:rPr>
            <w:rFonts w:ascii="Times New Roman" w:eastAsia="宋体" w:hAnsi="Times New Roman" w:cs="Times New Roman" w:hint="eastAsia"/>
            <w:sz w:val="24"/>
            <w:szCs w:val="24"/>
          </w:rPr>
          <w:t>0</w:t>
        </w:r>
        <w:r w:rsidR="00314EDA">
          <w:rPr>
            <w:rFonts w:ascii="Times New Roman" w:eastAsia="宋体" w:hAnsi="Times New Roman" w:cs="Times New Roman"/>
            <w:sz w:val="24"/>
            <w:szCs w:val="24"/>
          </w:rPr>
          <w:t>-1</w:t>
        </w:r>
        <w:r w:rsidR="00314EDA">
          <w:rPr>
            <w:rFonts w:ascii="Times New Roman" w:eastAsia="宋体" w:hAnsi="Times New Roman" w:cs="Times New Roman" w:hint="eastAsia"/>
            <w:sz w:val="24"/>
            <w:szCs w:val="24"/>
          </w:rPr>
          <w:t>向量</w:t>
        </w:r>
      </w:ins>
      <w:ins w:id="208" w:author="JiangLinfeng" w:date="2023-10-20T12:12:00Z">
        <w:r>
          <w:rPr>
            <w:rFonts w:ascii="Times New Roman" w:eastAsia="宋体" w:hAnsi="Times New Roman" w:cs="Times New Roman" w:hint="eastAsia"/>
            <w:sz w:val="24"/>
            <w:szCs w:val="24"/>
          </w:rPr>
          <w:t>。对于每个视频，我们计算每个被试</w:t>
        </w:r>
      </w:ins>
      <w:ins w:id="209" w:author="JiangLinfeng" w:date="2023-10-20T16:20:00Z">
        <w:r w:rsidR="00BC0FA6">
          <w:rPr>
            <w:rFonts w:ascii="Times New Roman" w:eastAsia="宋体" w:hAnsi="Times New Roman" w:cs="Times New Roman" w:hint="eastAsia"/>
            <w:sz w:val="24"/>
            <w:szCs w:val="24"/>
          </w:rPr>
          <w:t>的标记向量</w:t>
        </w:r>
      </w:ins>
      <w:ins w:id="210" w:author="JiangLinfeng" w:date="2023-10-20T12:12:00Z">
        <w:r>
          <w:rPr>
            <w:rFonts w:ascii="Times New Roman" w:eastAsia="宋体" w:hAnsi="Times New Roman" w:cs="Times New Roman" w:hint="eastAsia"/>
            <w:sz w:val="24"/>
            <w:szCs w:val="24"/>
          </w:rPr>
          <w:t>与被试群体</w:t>
        </w:r>
      </w:ins>
      <w:ins w:id="211" w:author="JiangLinfeng" w:date="2023-10-20T16:20:00Z">
        <w:r w:rsidR="00BC0FA6">
          <w:rPr>
            <w:rFonts w:ascii="Times New Roman" w:eastAsia="宋体" w:hAnsi="Times New Roman" w:cs="Times New Roman" w:hint="eastAsia"/>
            <w:sz w:val="24"/>
            <w:szCs w:val="24"/>
          </w:rPr>
          <w:t>的标记向量（群体在所有</w:t>
        </w:r>
      </w:ins>
      <w:ins w:id="212" w:author="JiangLinfeng" w:date="2023-10-20T12:12:00Z">
        <w:r>
          <w:rPr>
            <w:rFonts w:ascii="Times New Roman" w:eastAsia="宋体" w:hAnsi="Times New Roman" w:cs="Times New Roman" w:hint="eastAsia"/>
            <w:sz w:val="24"/>
            <w:szCs w:val="24"/>
          </w:rPr>
          <w:t>区间内标记事件边界的比例</w:t>
        </w:r>
      </w:ins>
      <w:ins w:id="213" w:author="JiangLinfeng" w:date="2023-10-20T16:20:00Z">
        <w:r w:rsidR="00D742C6">
          <w:rPr>
            <w:rFonts w:ascii="Times New Roman" w:eastAsia="宋体" w:hAnsi="Times New Roman" w:cs="Times New Roman" w:hint="eastAsia"/>
            <w:sz w:val="24"/>
            <w:szCs w:val="24"/>
          </w:rPr>
          <w:t>，为所有被试标记向量的</w:t>
        </w:r>
        <w:r w:rsidR="00E4024A">
          <w:rPr>
            <w:rFonts w:ascii="Times New Roman" w:eastAsia="宋体" w:hAnsi="Times New Roman" w:cs="Times New Roman" w:hint="eastAsia"/>
            <w:sz w:val="24"/>
            <w:szCs w:val="24"/>
          </w:rPr>
          <w:t>均值</w:t>
        </w:r>
        <w:r w:rsidR="00BC0FA6">
          <w:rPr>
            <w:rFonts w:ascii="Times New Roman" w:eastAsia="宋体" w:hAnsi="Times New Roman" w:cs="Times New Roman" w:hint="eastAsia"/>
            <w:sz w:val="24"/>
            <w:szCs w:val="24"/>
          </w:rPr>
          <w:t>）</w:t>
        </w:r>
      </w:ins>
      <w:ins w:id="214" w:author="JiangLinfeng" w:date="2023-10-20T12:12:00Z">
        <w:r>
          <w:rPr>
            <w:rFonts w:ascii="Times New Roman" w:eastAsia="宋体" w:hAnsi="Times New Roman" w:cs="Times New Roman" w:hint="eastAsia"/>
            <w:sz w:val="24"/>
            <w:szCs w:val="24"/>
          </w:rPr>
          <w:t>的点二列相关</w:t>
        </w:r>
        <w:r>
          <w:rPr>
            <w:rFonts w:ascii="Times New Roman" w:eastAsia="宋体" w:hAnsi="Times New Roman" w:cs="Times New Roman" w:hint="eastAsia"/>
            <w:sz w:val="24"/>
            <w:szCs w:val="24"/>
          </w:rPr>
          <w:t>(</w:t>
        </w:r>
        <w:r>
          <w:rPr>
            <w:rFonts w:ascii="Times New Roman" w:eastAsia="宋体" w:hAnsi="Times New Roman" w:cs="Times New Roman"/>
            <w:sz w:val="24"/>
            <w:szCs w:val="24"/>
          </w:rPr>
          <w:t>point-biserial correlation)</w:t>
        </w:r>
        <w:r>
          <w:rPr>
            <w:rFonts w:ascii="Times New Roman" w:eastAsia="宋体" w:hAnsi="Times New Roman" w:cs="Times New Roman" w:hint="eastAsia"/>
            <w:sz w:val="24"/>
            <w:szCs w:val="24"/>
          </w:rPr>
          <w:t>作为对分割一致性的测量。同时，为了控制标记的事件边界个数的个体差异对于分割一致性的影响，我们对计算得到的相关系数进行矫正。这是因为直接计算得到的点二列相关系数会受到被试标记的事件边界数量的限制（例如在被试标记的事件边界极少，那么其点二列相关系数会随标记位置的不同表现为弱正相关或负相关，但绝对不会表现为较大的相关）。我们</w:t>
        </w:r>
      </w:ins>
      <w:ins w:id="215" w:author="JiangLinfeng" w:date="2023-10-20T16:14:00Z">
        <w:r w:rsidR="00FE14F0">
          <w:rPr>
            <w:rFonts w:ascii="Times New Roman" w:eastAsia="宋体" w:hAnsi="Times New Roman" w:cs="Times New Roman" w:hint="eastAsia"/>
            <w:sz w:val="24"/>
            <w:szCs w:val="24"/>
          </w:rPr>
          <w:t>通过</w:t>
        </w:r>
        <w:r w:rsidR="00FE14F0">
          <w:rPr>
            <w:rFonts w:ascii="Times New Roman" w:eastAsia="宋体" w:hAnsi="Times New Roman" w:cs="Times New Roman"/>
            <w:sz w:val="24"/>
            <w:szCs w:val="24"/>
          </w:rPr>
          <w:t>Min-M</w:t>
        </w:r>
      </w:ins>
      <w:ins w:id="216" w:author="JiangLinfeng" w:date="2023-10-20T16:15:00Z">
        <w:r w:rsidR="00FE14F0">
          <w:rPr>
            <w:rFonts w:ascii="Times New Roman" w:eastAsia="宋体" w:hAnsi="Times New Roman" w:cs="Times New Roman"/>
            <w:sz w:val="24"/>
            <w:szCs w:val="24"/>
          </w:rPr>
          <w:t>ax</w:t>
        </w:r>
        <w:r w:rsidR="00FE14F0">
          <w:rPr>
            <w:rFonts w:ascii="Times New Roman" w:eastAsia="宋体" w:hAnsi="Times New Roman" w:cs="Times New Roman" w:hint="eastAsia"/>
            <w:sz w:val="24"/>
            <w:szCs w:val="24"/>
          </w:rPr>
          <w:t>归一化</w:t>
        </w:r>
      </w:ins>
      <w:ins w:id="217" w:author="JiangLinfeng" w:date="2023-10-20T12:12:00Z">
        <w:r>
          <w:rPr>
            <w:rFonts w:ascii="Times New Roman" w:eastAsia="宋体" w:hAnsi="Times New Roman" w:cs="Times New Roman" w:hint="eastAsia"/>
            <w:sz w:val="24"/>
            <w:szCs w:val="24"/>
          </w:rPr>
          <w:t>对点二列相关系数进行矫正：</w:t>
        </w:r>
      </w:ins>
    </w:p>
    <w:p w14:paraId="468BB4D1" w14:textId="77777777" w:rsidR="00AD2F65" w:rsidRPr="00563F16" w:rsidRDefault="00AD2F65" w:rsidP="00AD2F65">
      <w:pPr>
        <w:spacing w:line="288" w:lineRule="auto"/>
        <w:ind w:firstLine="480"/>
        <w:rPr>
          <w:ins w:id="218" w:author="JiangLinfeng" w:date="2023-10-20T12:12:00Z"/>
          <w:rFonts w:ascii="Times New Roman" w:eastAsia="宋体" w:hAnsi="Times New Roman" w:cs="Times New Roman"/>
          <w:sz w:val="24"/>
          <w:szCs w:val="24"/>
        </w:rPr>
      </w:pPr>
      <m:oMathPara>
        <m:oMath>
          <m:r>
            <w:ins w:id="219" w:author="JiangLinfeng" w:date="2023-10-20T12:12:00Z">
              <w:rPr>
                <w:rFonts w:ascii="Cambria Math" w:eastAsia="宋体" w:hAnsi="Cambria Math" w:cs="Times New Roman"/>
                <w:sz w:val="24"/>
                <w:szCs w:val="24"/>
              </w:rPr>
              <m:t>Segmentation Ag</m:t>
            </w:ins>
          </m:r>
          <m:r>
            <w:ins w:id="220" w:author="JiangLinfeng" w:date="2023-10-20T12:12:00Z">
              <w:rPr>
                <w:rFonts w:ascii="Cambria Math" w:eastAsia="宋体" w:hAnsi="Cambria Math" w:cs="Times New Roman" w:hint="eastAsia"/>
                <w:sz w:val="24"/>
                <w:szCs w:val="24"/>
              </w:rPr>
              <m:t>ree</m:t>
            </w:ins>
          </m:r>
          <m:r>
            <w:ins w:id="221" w:author="JiangLinfeng" w:date="2023-10-20T12:12:00Z">
              <w:rPr>
                <w:rFonts w:ascii="Cambria Math" w:eastAsia="宋体" w:hAnsi="Cambria Math" w:cs="Times New Roman"/>
                <w:sz w:val="24"/>
                <w:szCs w:val="24"/>
              </w:rPr>
              <m:t xml:space="preserve">ment= </m:t>
            </w:ins>
          </m:r>
          <m:f>
            <m:fPr>
              <m:ctrlPr>
                <w:ins w:id="222" w:author="JiangLinfeng" w:date="2023-10-20T12:12:00Z">
                  <w:rPr>
                    <w:rFonts w:ascii="Cambria Math" w:eastAsia="宋体" w:hAnsi="Cambria Math" w:cs="Times New Roman"/>
                    <w:i/>
                    <w:sz w:val="24"/>
                    <w:szCs w:val="24"/>
                  </w:rPr>
                </w:ins>
              </m:ctrlPr>
            </m:fPr>
            <m:num>
              <m:r>
                <w:ins w:id="223" w:author="JiangLinfeng" w:date="2023-10-20T12:12:00Z">
                  <w:rPr>
                    <w:rFonts w:ascii="Cambria Math" w:eastAsia="宋体" w:hAnsi="Cambria Math" w:cs="Times New Roman"/>
                    <w:sz w:val="24"/>
                    <w:szCs w:val="24"/>
                  </w:rPr>
                  <m:t>r-</m:t>
                </w:ins>
              </m:r>
              <m:sSub>
                <m:sSubPr>
                  <m:ctrlPr>
                    <w:ins w:id="224" w:author="JiangLinfeng" w:date="2023-10-20T12:12:00Z">
                      <w:rPr>
                        <w:rFonts w:ascii="Cambria Math" w:eastAsia="宋体" w:hAnsi="Cambria Math" w:cs="Times New Roman"/>
                        <w:i/>
                        <w:sz w:val="24"/>
                        <w:szCs w:val="24"/>
                      </w:rPr>
                    </w:ins>
                  </m:ctrlPr>
                </m:sSubPr>
                <m:e>
                  <m:r>
                    <w:ins w:id="225" w:author="JiangLinfeng" w:date="2023-10-20T12:12:00Z">
                      <w:rPr>
                        <w:rFonts w:ascii="Cambria Math" w:eastAsia="宋体" w:hAnsi="Cambria Math" w:cs="Times New Roman"/>
                        <w:sz w:val="24"/>
                        <w:szCs w:val="24"/>
                      </w:rPr>
                      <m:t>r</m:t>
                    </w:ins>
                  </m:r>
                </m:e>
                <m:sub>
                  <m:r>
                    <w:ins w:id="226" w:author="JiangLinfeng" w:date="2023-10-20T12:12:00Z">
                      <w:rPr>
                        <w:rFonts w:ascii="Cambria Math" w:eastAsia="宋体" w:hAnsi="Cambria Math" w:cs="Times New Roman"/>
                        <w:sz w:val="24"/>
                        <w:szCs w:val="24"/>
                      </w:rPr>
                      <m:t>min</m:t>
                    </w:ins>
                  </m:r>
                </m:sub>
              </m:sSub>
            </m:num>
            <m:den>
              <m:sSub>
                <m:sSubPr>
                  <m:ctrlPr>
                    <w:ins w:id="227" w:author="JiangLinfeng" w:date="2023-10-20T12:12:00Z">
                      <w:rPr>
                        <w:rFonts w:ascii="Cambria Math" w:eastAsia="宋体" w:hAnsi="Cambria Math" w:cs="Times New Roman"/>
                        <w:i/>
                        <w:sz w:val="24"/>
                        <w:szCs w:val="24"/>
                      </w:rPr>
                    </w:ins>
                  </m:ctrlPr>
                </m:sSubPr>
                <m:e>
                  <m:r>
                    <w:ins w:id="228" w:author="JiangLinfeng" w:date="2023-10-20T12:12:00Z">
                      <w:rPr>
                        <w:rFonts w:ascii="Cambria Math" w:eastAsia="宋体" w:hAnsi="Cambria Math" w:cs="Times New Roman"/>
                        <w:sz w:val="24"/>
                        <w:szCs w:val="24"/>
                      </w:rPr>
                      <m:t>r</m:t>
                    </w:ins>
                  </m:r>
                </m:e>
                <m:sub>
                  <m:r>
                    <w:ins w:id="229" w:author="JiangLinfeng" w:date="2023-10-20T12:12:00Z">
                      <w:rPr>
                        <w:rFonts w:ascii="Cambria Math" w:eastAsia="宋体" w:hAnsi="Cambria Math" w:cs="Times New Roman"/>
                        <w:sz w:val="24"/>
                        <w:szCs w:val="24"/>
                      </w:rPr>
                      <m:t>max</m:t>
                    </w:ins>
                  </m:r>
                </m:sub>
              </m:sSub>
              <m:r>
                <w:ins w:id="230" w:author="JiangLinfeng" w:date="2023-10-20T12:12:00Z">
                  <w:rPr>
                    <w:rFonts w:ascii="Cambria Math" w:eastAsia="宋体" w:hAnsi="Cambria Math" w:cs="Times New Roman"/>
                    <w:sz w:val="24"/>
                    <w:szCs w:val="24"/>
                  </w:rPr>
                  <m:t>-</m:t>
                </w:ins>
              </m:r>
              <m:sSub>
                <m:sSubPr>
                  <m:ctrlPr>
                    <w:ins w:id="231" w:author="JiangLinfeng" w:date="2023-10-20T12:12:00Z">
                      <w:rPr>
                        <w:rFonts w:ascii="Cambria Math" w:eastAsia="宋体" w:hAnsi="Cambria Math" w:cs="Times New Roman"/>
                        <w:i/>
                        <w:sz w:val="24"/>
                        <w:szCs w:val="24"/>
                      </w:rPr>
                    </w:ins>
                  </m:ctrlPr>
                </m:sSubPr>
                <m:e>
                  <m:r>
                    <w:ins w:id="232" w:author="JiangLinfeng" w:date="2023-10-20T12:12:00Z">
                      <w:rPr>
                        <w:rFonts w:ascii="Cambria Math" w:eastAsia="宋体" w:hAnsi="Cambria Math" w:cs="Times New Roman"/>
                        <w:sz w:val="24"/>
                        <w:szCs w:val="24"/>
                      </w:rPr>
                      <m:t>r</m:t>
                    </w:ins>
                  </m:r>
                </m:e>
                <m:sub>
                  <m:r>
                    <w:ins w:id="233" w:author="JiangLinfeng" w:date="2023-10-20T12:12:00Z">
                      <w:rPr>
                        <w:rFonts w:ascii="Cambria Math" w:eastAsia="宋体" w:hAnsi="Cambria Math" w:cs="Times New Roman"/>
                        <w:sz w:val="24"/>
                        <w:szCs w:val="24"/>
                      </w:rPr>
                      <m:t>min</m:t>
                    </w:ins>
                  </m:r>
                </m:sub>
              </m:sSub>
            </m:den>
          </m:f>
        </m:oMath>
      </m:oMathPara>
    </w:p>
    <w:p w14:paraId="78A492E9" w14:textId="32DED244" w:rsidR="00AD2F65" w:rsidRDefault="00AD2F65" w:rsidP="00AD2F65">
      <w:pPr>
        <w:spacing w:line="288" w:lineRule="auto"/>
        <w:rPr>
          <w:ins w:id="234" w:author="JiangLinfeng" w:date="2023-10-20T16:10:00Z"/>
          <w:rFonts w:ascii="Times New Roman" w:eastAsia="宋体" w:hAnsi="Times New Roman" w:cs="Times New Roman"/>
          <w:sz w:val="24"/>
          <w:szCs w:val="24"/>
        </w:rPr>
      </w:pPr>
      <w:ins w:id="235" w:author="JiangLinfeng" w:date="2023-10-20T12:12:00Z">
        <w:r>
          <w:rPr>
            <w:rFonts w:ascii="Times New Roman" w:eastAsia="宋体" w:hAnsi="Times New Roman" w:cs="Times New Roman" w:hint="eastAsia"/>
            <w:sz w:val="24"/>
            <w:szCs w:val="24"/>
          </w:rPr>
          <w:t>其中，</w:t>
        </w:r>
        <w:r>
          <w:rPr>
            <w:rFonts w:ascii="Times New Roman" w:eastAsia="宋体" w:hAnsi="Times New Roman" w:cs="Times New Roman" w:hint="eastAsia"/>
            <w:i/>
            <w:iCs/>
            <w:sz w:val="24"/>
            <w:szCs w:val="24"/>
          </w:rPr>
          <w:t>r</w:t>
        </w:r>
        <w:r>
          <w:rPr>
            <w:rFonts w:ascii="Times New Roman" w:eastAsia="宋体" w:hAnsi="Times New Roman" w:cs="Times New Roman" w:hint="eastAsia"/>
            <w:sz w:val="24"/>
            <w:szCs w:val="24"/>
          </w:rPr>
          <w:t>表示直接计算得到的点二列相关，</w:t>
        </w:r>
      </w:ins>
      <m:oMath>
        <m:sSub>
          <m:sSubPr>
            <m:ctrlPr>
              <w:ins w:id="236" w:author="JiangLinfeng" w:date="2023-10-20T12:12:00Z">
                <w:rPr>
                  <w:rFonts w:ascii="Cambria Math" w:eastAsia="宋体" w:hAnsi="Cambria Math" w:cs="Times New Roman"/>
                  <w:i/>
                  <w:sz w:val="24"/>
                  <w:szCs w:val="24"/>
                </w:rPr>
              </w:ins>
            </m:ctrlPr>
          </m:sSubPr>
          <m:e>
            <m:r>
              <w:ins w:id="237" w:author="JiangLinfeng" w:date="2023-10-20T12:12:00Z">
                <w:rPr>
                  <w:rFonts w:ascii="Cambria Math" w:eastAsia="宋体" w:hAnsi="Cambria Math" w:cs="Times New Roman"/>
                  <w:sz w:val="24"/>
                  <w:szCs w:val="24"/>
                </w:rPr>
                <m:t>r</m:t>
              </w:ins>
            </m:r>
          </m:e>
          <m:sub>
            <m:r>
              <w:ins w:id="238" w:author="JiangLinfeng" w:date="2023-10-20T12:12:00Z">
                <w:rPr>
                  <w:rFonts w:ascii="Cambria Math" w:eastAsia="宋体" w:hAnsi="Cambria Math" w:cs="Times New Roman"/>
                  <w:sz w:val="24"/>
                  <w:szCs w:val="24"/>
                </w:rPr>
                <m:t>max</m:t>
              </w:ins>
            </m:r>
          </m:sub>
        </m:sSub>
      </m:oMath>
      <w:ins w:id="239" w:author="JiangLinfeng" w:date="2023-10-20T12:12:00Z">
        <w:r>
          <w:rPr>
            <w:rFonts w:ascii="Times New Roman" w:eastAsia="宋体" w:hAnsi="Times New Roman" w:cs="Times New Roman" w:hint="eastAsia"/>
            <w:sz w:val="24"/>
            <w:szCs w:val="24"/>
          </w:rPr>
          <w:t>与</w:t>
        </w:r>
      </w:ins>
      <m:oMath>
        <m:sSub>
          <m:sSubPr>
            <m:ctrlPr>
              <w:ins w:id="240" w:author="JiangLinfeng" w:date="2023-10-20T12:12:00Z">
                <w:rPr>
                  <w:rFonts w:ascii="Cambria Math" w:eastAsia="宋体" w:hAnsi="Cambria Math" w:cs="Times New Roman"/>
                  <w:i/>
                  <w:sz w:val="24"/>
                  <w:szCs w:val="24"/>
                </w:rPr>
              </w:ins>
            </m:ctrlPr>
          </m:sSubPr>
          <m:e>
            <m:r>
              <w:ins w:id="241" w:author="JiangLinfeng" w:date="2023-10-20T12:12:00Z">
                <w:rPr>
                  <w:rFonts w:ascii="Cambria Math" w:eastAsia="宋体" w:hAnsi="Cambria Math" w:cs="Times New Roman"/>
                  <w:sz w:val="24"/>
                  <w:szCs w:val="24"/>
                </w:rPr>
                <m:t>r</m:t>
              </w:ins>
            </m:r>
          </m:e>
          <m:sub>
            <m:r>
              <w:ins w:id="242" w:author="JiangLinfeng" w:date="2023-10-20T12:12:00Z">
                <w:rPr>
                  <w:rFonts w:ascii="Cambria Math" w:eastAsia="宋体" w:hAnsi="Cambria Math" w:cs="Times New Roman"/>
                  <w:sz w:val="24"/>
                  <w:szCs w:val="24"/>
                </w:rPr>
                <m:t>min</m:t>
              </w:ins>
            </m:r>
          </m:sub>
        </m:sSub>
      </m:oMath>
      <w:ins w:id="243" w:author="JiangLinfeng" w:date="2023-10-20T12:12:00Z">
        <w:r>
          <w:rPr>
            <w:rFonts w:ascii="Times New Roman" w:eastAsia="宋体" w:hAnsi="Times New Roman" w:cs="Times New Roman" w:hint="eastAsia"/>
            <w:sz w:val="24"/>
            <w:szCs w:val="24"/>
          </w:rPr>
          <w:t>分别代表给定某被试标定的事件边界数量时，可能的最大或最小的点二列相关。</w:t>
        </w:r>
      </w:ins>
    </w:p>
    <w:p w14:paraId="293544E3" w14:textId="485C5F25" w:rsidR="0034486F" w:rsidRDefault="00365AEE">
      <w:pPr>
        <w:spacing w:line="288" w:lineRule="auto"/>
        <w:ind w:firstLineChars="200" w:firstLine="480"/>
        <w:rPr>
          <w:ins w:id="244" w:author="JiangLinfeng" w:date="2023-10-20T12:12:00Z"/>
          <w:rFonts w:ascii="Times New Roman" w:eastAsia="宋体" w:hAnsi="Times New Roman" w:cs="Times New Roman"/>
          <w:sz w:val="24"/>
          <w:szCs w:val="24"/>
        </w:rPr>
        <w:pPrChange w:id="245" w:author="JiangLinfeng" w:date="2023-10-20T16:10:00Z">
          <w:pPr>
            <w:spacing w:line="288" w:lineRule="auto"/>
          </w:pPr>
        </w:pPrChange>
      </w:pPr>
      <w:ins w:id="246" w:author="JiangLinfeng" w:date="2023-10-20T16:15:00Z">
        <w:r>
          <w:rPr>
            <w:rFonts w:ascii="Times New Roman" w:eastAsia="宋体" w:hAnsi="Times New Roman" w:cs="Times New Roman" w:hint="eastAsia"/>
            <w:sz w:val="24"/>
            <w:szCs w:val="24"/>
          </w:rPr>
          <w:t>为计算机会水平下的</w:t>
        </w:r>
      </w:ins>
      <w:ins w:id="247" w:author="JiangLinfeng" w:date="2023-10-20T16:16:00Z">
        <w:r w:rsidR="00034CBA">
          <w:rPr>
            <w:rFonts w:ascii="Times New Roman" w:eastAsia="宋体" w:hAnsi="Times New Roman" w:cs="Times New Roman" w:hint="eastAsia"/>
            <w:sz w:val="24"/>
            <w:szCs w:val="24"/>
          </w:rPr>
          <w:t>分割一致性</w:t>
        </w:r>
        <w:r w:rsidR="007F05A5">
          <w:rPr>
            <w:rFonts w:ascii="Times New Roman" w:eastAsia="宋体" w:hAnsi="Times New Roman" w:cs="Times New Roman" w:hint="eastAsia"/>
            <w:sz w:val="24"/>
            <w:szCs w:val="24"/>
          </w:rPr>
          <w:t>，我们假设</w:t>
        </w:r>
        <w:r w:rsidR="007359BA">
          <w:rPr>
            <w:rFonts w:ascii="Times New Roman" w:eastAsia="宋体" w:hAnsi="Times New Roman" w:cs="Times New Roman" w:hint="eastAsia"/>
            <w:sz w:val="24"/>
            <w:szCs w:val="24"/>
          </w:rPr>
          <w:t>在</w:t>
        </w:r>
        <w:r w:rsidR="000C0936">
          <w:rPr>
            <w:rFonts w:ascii="Times New Roman" w:eastAsia="宋体" w:hAnsi="Times New Roman" w:cs="Times New Roman" w:hint="eastAsia"/>
            <w:sz w:val="24"/>
            <w:szCs w:val="24"/>
          </w:rPr>
          <w:t>某一视频中，</w:t>
        </w:r>
        <w:r w:rsidR="00276990">
          <w:rPr>
            <w:rFonts w:ascii="Times New Roman" w:eastAsia="宋体" w:hAnsi="Times New Roman" w:cs="Times New Roman" w:hint="eastAsia"/>
            <w:sz w:val="24"/>
            <w:szCs w:val="24"/>
          </w:rPr>
          <w:t>每个被试标记事件边界的</w:t>
        </w:r>
        <w:r w:rsidR="00445B3E">
          <w:rPr>
            <w:rFonts w:ascii="Times New Roman" w:eastAsia="宋体" w:hAnsi="Times New Roman" w:cs="Times New Roman" w:hint="eastAsia"/>
            <w:sz w:val="24"/>
            <w:szCs w:val="24"/>
          </w:rPr>
          <w:t>次数固定，</w:t>
        </w:r>
        <w:r w:rsidR="001B01C7">
          <w:rPr>
            <w:rFonts w:ascii="Times New Roman" w:eastAsia="宋体" w:hAnsi="Times New Roman" w:cs="Times New Roman" w:hint="eastAsia"/>
            <w:sz w:val="24"/>
            <w:szCs w:val="24"/>
          </w:rPr>
          <w:t>且</w:t>
        </w:r>
        <w:r w:rsidR="003E40CB">
          <w:rPr>
            <w:rFonts w:ascii="Times New Roman" w:eastAsia="宋体" w:hAnsi="Times New Roman" w:cs="Times New Roman" w:hint="eastAsia"/>
            <w:sz w:val="24"/>
            <w:szCs w:val="24"/>
          </w:rPr>
          <w:t>在视频的</w:t>
        </w:r>
      </w:ins>
      <w:ins w:id="248" w:author="JiangLinfeng" w:date="2023-10-20T16:17:00Z">
        <w:r w:rsidR="003E40CB">
          <w:rPr>
            <w:rFonts w:ascii="Times New Roman" w:eastAsia="宋体" w:hAnsi="Times New Roman" w:cs="Times New Roman" w:hint="eastAsia"/>
            <w:sz w:val="24"/>
            <w:szCs w:val="24"/>
          </w:rPr>
          <w:t>每个区间标记事件边界的概率相同</w:t>
        </w:r>
      </w:ins>
      <w:ins w:id="249" w:author="JiangLinfeng" w:date="2023-10-20T16:18:00Z">
        <w:r w:rsidR="00314EDA">
          <w:rPr>
            <w:rFonts w:ascii="Times New Roman" w:eastAsia="宋体" w:hAnsi="Times New Roman" w:cs="Times New Roman" w:hint="eastAsia"/>
            <w:sz w:val="24"/>
            <w:szCs w:val="24"/>
          </w:rPr>
          <w:t>，</w:t>
        </w:r>
      </w:ins>
      <w:ins w:id="250" w:author="JiangLinfeng" w:date="2023-10-20T16:19:00Z">
        <w:r w:rsidR="00314EDA">
          <w:rPr>
            <w:rFonts w:ascii="Times New Roman" w:eastAsia="宋体" w:hAnsi="Times New Roman" w:cs="Times New Roman" w:hint="eastAsia"/>
            <w:sz w:val="24"/>
            <w:szCs w:val="24"/>
          </w:rPr>
          <w:t>由此</w:t>
        </w:r>
      </w:ins>
      <w:ins w:id="251" w:author="JiangLinfeng" w:date="2023-10-20T16:21:00Z">
        <w:r w:rsidR="00EE5946">
          <w:rPr>
            <w:rFonts w:ascii="Times New Roman" w:eastAsia="宋体" w:hAnsi="Times New Roman" w:cs="Times New Roman" w:hint="eastAsia"/>
            <w:sz w:val="24"/>
            <w:szCs w:val="24"/>
          </w:rPr>
          <w:t>可</w:t>
        </w:r>
      </w:ins>
      <w:ins w:id="252" w:author="JiangLinfeng" w:date="2023-10-20T16:22:00Z">
        <w:r w:rsidR="004D0A2B">
          <w:rPr>
            <w:rFonts w:ascii="Times New Roman" w:eastAsia="宋体" w:hAnsi="Times New Roman" w:cs="Times New Roman" w:hint="eastAsia"/>
            <w:sz w:val="24"/>
            <w:szCs w:val="24"/>
          </w:rPr>
          <w:t>模拟</w:t>
        </w:r>
      </w:ins>
      <w:ins w:id="253" w:author="JiangLinfeng" w:date="2023-10-20T16:19:00Z">
        <w:r w:rsidR="00314EDA">
          <w:rPr>
            <w:rFonts w:ascii="Times New Roman" w:eastAsia="宋体" w:hAnsi="Times New Roman" w:cs="Times New Roman" w:hint="eastAsia"/>
            <w:sz w:val="24"/>
            <w:szCs w:val="24"/>
          </w:rPr>
          <w:t>随机得到所有被试</w:t>
        </w:r>
      </w:ins>
      <w:ins w:id="254" w:author="JiangLinfeng" w:date="2023-10-20T16:21:00Z">
        <w:r w:rsidR="00EE5946">
          <w:rPr>
            <w:rFonts w:ascii="Times New Roman" w:eastAsia="宋体" w:hAnsi="Times New Roman" w:cs="Times New Roman" w:hint="eastAsia"/>
            <w:sz w:val="24"/>
            <w:szCs w:val="24"/>
          </w:rPr>
          <w:t>标记该视频的标记向量及群体的标记向量</w:t>
        </w:r>
      </w:ins>
      <w:ins w:id="255" w:author="JiangLinfeng" w:date="2023-10-20T16:22:00Z">
        <w:r w:rsidR="002224D0">
          <w:rPr>
            <w:rFonts w:ascii="Times New Roman" w:eastAsia="宋体" w:hAnsi="Times New Roman" w:cs="Times New Roman" w:hint="eastAsia"/>
            <w:sz w:val="24"/>
            <w:szCs w:val="24"/>
          </w:rPr>
          <w:t>，并计算</w:t>
        </w:r>
        <w:r w:rsidR="004D0A2B">
          <w:rPr>
            <w:rFonts w:ascii="Times New Roman" w:eastAsia="宋体" w:hAnsi="Times New Roman" w:cs="Times New Roman" w:hint="eastAsia"/>
            <w:sz w:val="24"/>
            <w:szCs w:val="24"/>
          </w:rPr>
          <w:t>此次模拟</w:t>
        </w:r>
        <w:r w:rsidR="00880BAC">
          <w:rPr>
            <w:rFonts w:ascii="Times New Roman" w:eastAsia="宋体" w:hAnsi="Times New Roman" w:cs="Times New Roman" w:hint="eastAsia"/>
            <w:sz w:val="24"/>
            <w:szCs w:val="24"/>
          </w:rPr>
          <w:t>所有被试的分割一致性</w:t>
        </w:r>
        <w:r w:rsidR="002224D0">
          <w:rPr>
            <w:rFonts w:ascii="Times New Roman" w:eastAsia="宋体" w:hAnsi="Times New Roman" w:cs="Times New Roman" w:hint="eastAsia"/>
            <w:sz w:val="24"/>
            <w:szCs w:val="24"/>
          </w:rPr>
          <w:t>。</w:t>
        </w:r>
      </w:ins>
      <w:ins w:id="256" w:author="JiangLinfeng" w:date="2023-10-20T16:23:00Z">
        <w:r w:rsidR="002A69EF">
          <w:rPr>
            <w:rFonts w:ascii="Times New Roman" w:eastAsia="宋体" w:hAnsi="Times New Roman" w:cs="Times New Roman" w:hint="eastAsia"/>
            <w:sz w:val="24"/>
            <w:szCs w:val="24"/>
          </w:rPr>
          <w:t>重复上述模拟</w:t>
        </w:r>
        <w:r w:rsidR="002A69EF">
          <w:rPr>
            <w:rFonts w:ascii="Times New Roman" w:eastAsia="宋体" w:hAnsi="Times New Roman" w:cs="Times New Roman" w:hint="eastAsia"/>
            <w:sz w:val="24"/>
            <w:szCs w:val="24"/>
          </w:rPr>
          <w:t>1</w:t>
        </w:r>
        <w:r w:rsidR="002A69EF">
          <w:rPr>
            <w:rFonts w:ascii="Times New Roman" w:eastAsia="宋体" w:hAnsi="Times New Roman" w:cs="Times New Roman"/>
            <w:sz w:val="24"/>
            <w:szCs w:val="24"/>
          </w:rPr>
          <w:t>00</w:t>
        </w:r>
        <w:r w:rsidR="002A69EF">
          <w:rPr>
            <w:rFonts w:ascii="Times New Roman" w:eastAsia="宋体" w:hAnsi="Times New Roman" w:cs="Times New Roman" w:hint="eastAsia"/>
            <w:sz w:val="24"/>
            <w:szCs w:val="24"/>
          </w:rPr>
          <w:t>遍可得到</w:t>
        </w:r>
        <w:r w:rsidR="006E7D27">
          <w:rPr>
            <w:rFonts w:ascii="Times New Roman" w:eastAsia="宋体" w:hAnsi="Times New Roman" w:cs="Times New Roman" w:hint="eastAsia"/>
            <w:sz w:val="24"/>
            <w:szCs w:val="24"/>
          </w:rPr>
          <w:t>某被试对某视频分割一致性的</w:t>
        </w:r>
        <w:r w:rsidR="00A24300">
          <w:rPr>
            <w:rFonts w:ascii="Times New Roman" w:eastAsia="宋体" w:hAnsi="Times New Roman" w:cs="Times New Roman" w:hint="eastAsia"/>
            <w:sz w:val="24"/>
            <w:szCs w:val="24"/>
          </w:rPr>
          <w:t>分布，取其均值作为</w:t>
        </w:r>
      </w:ins>
      <w:ins w:id="257" w:author="JiangLinfeng" w:date="2023-10-20T16:24:00Z">
        <w:r w:rsidR="00A064BB">
          <w:rPr>
            <w:rFonts w:ascii="Times New Roman" w:eastAsia="宋体" w:hAnsi="Times New Roman" w:cs="Times New Roman" w:hint="eastAsia"/>
            <w:sz w:val="24"/>
            <w:szCs w:val="24"/>
          </w:rPr>
          <w:t>机会水平下</w:t>
        </w:r>
      </w:ins>
      <w:ins w:id="258" w:author="JiangLinfeng" w:date="2023-10-20T16:23:00Z">
        <w:r w:rsidR="00A064BB">
          <w:rPr>
            <w:rFonts w:ascii="Times New Roman" w:eastAsia="宋体" w:hAnsi="Times New Roman" w:cs="Times New Roman" w:hint="eastAsia"/>
            <w:sz w:val="24"/>
            <w:szCs w:val="24"/>
          </w:rPr>
          <w:t>该被试分割该视频</w:t>
        </w:r>
      </w:ins>
      <w:ins w:id="259" w:author="JiangLinfeng" w:date="2023-10-20T16:24:00Z">
        <w:r w:rsidR="00A064BB">
          <w:rPr>
            <w:rFonts w:ascii="Times New Roman" w:eastAsia="宋体" w:hAnsi="Times New Roman" w:cs="Times New Roman" w:hint="eastAsia"/>
            <w:sz w:val="24"/>
            <w:szCs w:val="24"/>
          </w:rPr>
          <w:t>的</w:t>
        </w:r>
      </w:ins>
      <w:ins w:id="260" w:author="JiangLinfeng" w:date="2023-10-20T16:23:00Z">
        <w:r w:rsidR="00A064BB">
          <w:rPr>
            <w:rFonts w:ascii="Times New Roman" w:eastAsia="宋体" w:hAnsi="Times New Roman" w:cs="Times New Roman" w:hint="eastAsia"/>
            <w:sz w:val="24"/>
            <w:szCs w:val="24"/>
          </w:rPr>
          <w:t>分割一致性</w:t>
        </w:r>
      </w:ins>
      <w:ins w:id="261" w:author="JiangLinfeng" w:date="2023-10-20T16:24:00Z">
        <w:r w:rsidR="00A064BB">
          <w:rPr>
            <w:rFonts w:ascii="Times New Roman" w:eastAsia="宋体" w:hAnsi="Times New Roman" w:cs="Times New Roman" w:hint="eastAsia"/>
            <w:sz w:val="24"/>
            <w:szCs w:val="24"/>
          </w:rPr>
          <w:t>水平。</w:t>
        </w:r>
      </w:ins>
    </w:p>
    <w:p w14:paraId="5CA4DE71" w14:textId="0AE4B98F" w:rsidR="00AD2F65" w:rsidRDefault="00AD2F65">
      <w:pPr>
        <w:spacing w:line="288" w:lineRule="auto"/>
        <w:ind w:firstLineChars="200" w:firstLine="480"/>
        <w:rPr>
          <w:ins w:id="262" w:author="JiangLinfeng" w:date="2023-10-20T12:12:00Z"/>
          <w:rFonts w:ascii="Times New Roman" w:eastAsia="宋体" w:hAnsi="Times New Roman" w:cs="Times New Roman"/>
          <w:sz w:val="24"/>
          <w:szCs w:val="24"/>
        </w:rPr>
        <w:pPrChange w:id="263" w:author="JiangLinfeng" w:date="2023-10-20T12:28:00Z">
          <w:pPr>
            <w:spacing w:line="288" w:lineRule="auto"/>
          </w:pPr>
        </w:pPrChange>
      </w:pPr>
      <w:proofErr w:type="gramStart"/>
      <w:ins w:id="264" w:author="JiangLinfeng" w:date="2023-10-20T12:12:00Z">
        <w:r>
          <w:rPr>
            <w:rFonts w:ascii="Times New Roman" w:eastAsia="宋体" w:hAnsi="Times New Roman" w:cs="Times New Roman" w:hint="eastAsia"/>
            <w:sz w:val="24"/>
            <w:szCs w:val="24"/>
          </w:rPr>
          <w:t>层级齐性度量</w:t>
        </w:r>
        <w:proofErr w:type="gramEnd"/>
        <w:r>
          <w:rPr>
            <w:rFonts w:ascii="Times New Roman" w:eastAsia="宋体" w:hAnsi="Times New Roman" w:cs="Times New Roman" w:hint="eastAsia"/>
            <w:sz w:val="24"/>
            <w:szCs w:val="24"/>
          </w:rPr>
          <w:t>了对于某视频中某被试标记的每个</w:t>
        </w:r>
        <w:proofErr w:type="gramStart"/>
        <w:r>
          <w:rPr>
            <w:rFonts w:ascii="Times New Roman" w:eastAsia="宋体" w:hAnsi="Times New Roman" w:cs="Times New Roman" w:hint="eastAsia"/>
            <w:sz w:val="24"/>
            <w:szCs w:val="24"/>
          </w:rPr>
          <w:t>粗事件</w:t>
        </w:r>
        <w:proofErr w:type="gramEnd"/>
        <w:r>
          <w:rPr>
            <w:rFonts w:ascii="Times New Roman" w:eastAsia="宋体" w:hAnsi="Times New Roman" w:cs="Times New Roman" w:hint="eastAsia"/>
            <w:sz w:val="24"/>
            <w:szCs w:val="24"/>
          </w:rPr>
          <w:t>边界</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coarse event boundary)</w:t>
        </w:r>
        <w:r>
          <w:rPr>
            <w:rFonts w:ascii="Times New Roman" w:eastAsia="宋体" w:hAnsi="Times New Roman" w:cs="Times New Roman" w:hint="eastAsia"/>
            <w:sz w:val="24"/>
            <w:szCs w:val="24"/>
          </w:rPr>
          <w:t>与其最近的</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w:t>
        </w:r>
        <w:r>
          <w:rPr>
            <w:rFonts w:ascii="Times New Roman" w:eastAsia="宋体" w:hAnsi="Times New Roman" w:cs="Times New Roman" w:hint="eastAsia"/>
            <w:sz w:val="24"/>
            <w:szCs w:val="24"/>
          </w:rPr>
          <w:t>(</w:t>
        </w:r>
        <w:r>
          <w:rPr>
            <w:rFonts w:ascii="Times New Roman" w:eastAsia="宋体" w:hAnsi="Times New Roman" w:cs="Times New Roman"/>
            <w:sz w:val="24"/>
            <w:szCs w:val="24"/>
          </w:rPr>
          <w:t>fine event boundary)</w:t>
        </w:r>
        <w:r>
          <w:rPr>
            <w:rFonts w:ascii="Times New Roman" w:eastAsia="宋体" w:hAnsi="Times New Roman" w:cs="Times New Roman" w:hint="eastAsia"/>
            <w:sz w:val="24"/>
            <w:szCs w:val="24"/>
          </w:rPr>
          <w:t>的平均时间距离，该值相对于机会水平的时间距离的大小反映了被试对于该视频事件划分的层级结构性。即</w:t>
        </w:r>
        <w:proofErr w:type="gramStart"/>
        <w:r>
          <w:rPr>
            <w:rFonts w:ascii="Times New Roman" w:eastAsia="宋体" w:hAnsi="Times New Roman" w:cs="Times New Roman" w:hint="eastAsia"/>
            <w:sz w:val="24"/>
            <w:szCs w:val="24"/>
          </w:rPr>
          <w:t>该平均</w:t>
        </w:r>
        <w:proofErr w:type="gramEnd"/>
        <w:r>
          <w:rPr>
            <w:rFonts w:ascii="Times New Roman" w:eastAsia="宋体" w:hAnsi="Times New Roman" w:cs="Times New Roman" w:hint="eastAsia"/>
            <w:sz w:val="24"/>
            <w:szCs w:val="24"/>
          </w:rPr>
          <w:t>时间距离越小于机会水平的时间距离，被试的分割编码越有层级结构的特征，表明被试在粗、细编码条件下的事件边界吻合度优于机会水平。某视频的</w:t>
        </w:r>
        <w:proofErr w:type="gramStart"/>
        <w:r>
          <w:rPr>
            <w:rFonts w:ascii="Times New Roman" w:eastAsia="宋体" w:hAnsi="Times New Roman" w:cs="Times New Roman" w:hint="eastAsia"/>
            <w:sz w:val="24"/>
            <w:szCs w:val="24"/>
          </w:rPr>
          <w:t>层级齐性</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下面简称</w:t>
        </w:r>
      </w:ins>
      <m:oMath>
        <m:r>
          <w:ins w:id="265" w:author="JiangLinfeng" w:date="2023-10-20T12:12:00Z">
            <w:rPr>
              <w:rFonts w:ascii="Cambria Math" w:eastAsia="宋体" w:hAnsi="Cambria Math" w:cs="Times New Roman" w:hint="eastAsia"/>
              <w:sz w:val="24"/>
              <w:szCs w:val="24"/>
            </w:rPr>
            <m:t>AvgDist</m:t>
          </w:ins>
        </m:r>
      </m:oMath>
      <w:ins w:id="266" w:author="JiangLinfeng" w:date="2023-10-20T12:12:00Z">
        <w:r>
          <w:rPr>
            <w:rFonts w:ascii="Times New Roman" w:eastAsia="宋体" w:hAnsi="Times New Roman" w:cs="Times New Roman"/>
            <w:sz w:val="24"/>
            <w:szCs w:val="24"/>
          </w:rPr>
          <w:t>)</w:t>
        </w:r>
        <w:r>
          <w:rPr>
            <w:rFonts w:ascii="Times New Roman" w:eastAsia="宋体" w:hAnsi="Times New Roman" w:cs="Times New Roman" w:hint="eastAsia"/>
            <w:sz w:val="24"/>
            <w:szCs w:val="24"/>
          </w:rPr>
          <w:t>的数学表达为：</w:t>
        </w:r>
      </w:ins>
    </w:p>
    <w:p w14:paraId="3BF6812C" w14:textId="77777777" w:rsidR="00AD2F65" w:rsidRDefault="00AD2F65" w:rsidP="00AD2F65">
      <w:pPr>
        <w:spacing w:line="288" w:lineRule="auto"/>
        <w:jc w:val="center"/>
        <w:rPr>
          <w:ins w:id="267" w:author="JiangLinfeng" w:date="2023-10-20T12:12:00Z"/>
          <w:rFonts w:ascii="Times New Roman" w:eastAsia="宋体" w:hAnsi="Times New Roman" w:cs="Times New Roman"/>
          <w:sz w:val="24"/>
          <w:szCs w:val="24"/>
        </w:rPr>
      </w:pPr>
      <m:oMathPara>
        <m:oMath>
          <m:r>
            <w:ins w:id="268" w:author="JiangLinfeng" w:date="2023-10-20T12:12:00Z">
              <w:rPr>
                <w:rFonts w:ascii="Cambria Math" w:eastAsia="宋体" w:hAnsi="Cambria Math" w:cs="Times New Roman"/>
                <w:sz w:val="24"/>
                <w:szCs w:val="24"/>
              </w:rPr>
              <m:t>A</m:t>
            </w:ins>
          </m:r>
          <m:r>
            <w:ins w:id="269" w:author="JiangLinfeng" w:date="2023-10-20T12:12:00Z">
              <w:rPr>
                <w:rFonts w:ascii="Cambria Math" w:eastAsia="宋体" w:hAnsi="Cambria Math" w:cs="Times New Roman" w:hint="eastAsia"/>
                <w:sz w:val="24"/>
                <w:szCs w:val="24"/>
              </w:rPr>
              <m:t>vg</m:t>
            </w:ins>
          </m:r>
          <m:r>
            <w:ins w:id="270" w:author="JiangLinfeng" w:date="2023-10-20T12:12:00Z">
              <w:rPr>
                <w:rFonts w:ascii="Cambria Math" w:eastAsia="宋体" w:hAnsi="Cambria Math" w:cs="Times New Roman"/>
                <w:sz w:val="24"/>
                <w:szCs w:val="24"/>
              </w:rPr>
              <m:t>D</m:t>
            </w:ins>
          </m:r>
          <m:r>
            <w:ins w:id="271" w:author="JiangLinfeng" w:date="2023-10-20T12:12:00Z">
              <w:rPr>
                <w:rFonts w:ascii="Cambria Math" w:eastAsia="宋体" w:hAnsi="Cambria Math" w:cs="Times New Roman" w:hint="eastAsia"/>
                <w:sz w:val="24"/>
                <w:szCs w:val="24"/>
              </w:rPr>
              <m:t>ist</m:t>
            </w:ins>
          </m:r>
          <m:r>
            <w:ins w:id="272" w:author="JiangLinfeng" w:date="2023-10-20T12:12:00Z">
              <w:rPr>
                <w:rFonts w:ascii="Cambria Math" w:eastAsia="宋体" w:hAnsi="Cambria Math" w:cs="Times New Roman"/>
                <w:sz w:val="24"/>
                <w:szCs w:val="24"/>
              </w:rPr>
              <m:t xml:space="preserve">= </m:t>
            </w:ins>
          </m:r>
          <m:f>
            <m:fPr>
              <m:ctrlPr>
                <w:ins w:id="273" w:author="JiangLinfeng" w:date="2023-10-20T12:12:00Z">
                  <w:rPr>
                    <w:rFonts w:ascii="Cambria Math" w:eastAsia="宋体" w:hAnsi="Cambria Math" w:cs="Times New Roman"/>
                    <w:i/>
                    <w:sz w:val="24"/>
                    <w:szCs w:val="24"/>
                  </w:rPr>
                </w:ins>
              </m:ctrlPr>
            </m:fPr>
            <m:num>
              <m:nary>
                <m:naryPr>
                  <m:chr m:val="∑"/>
                  <m:limLoc m:val="undOvr"/>
                  <m:subHide m:val="1"/>
                  <m:supHide m:val="1"/>
                  <m:ctrlPr>
                    <w:ins w:id="274" w:author="JiangLinfeng" w:date="2023-10-20T12:12:00Z">
                      <w:rPr>
                        <w:rFonts w:ascii="Cambria Math" w:eastAsia="宋体" w:hAnsi="Cambria Math" w:cs="Times New Roman"/>
                        <w:i/>
                        <w:sz w:val="24"/>
                        <w:szCs w:val="24"/>
                      </w:rPr>
                    </w:ins>
                  </m:ctrlPr>
                </m:naryPr>
                <m:sub/>
                <m:sup/>
                <m:e>
                  <m:r>
                    <w:ins w:id="275" w:author="JiangLinfeng" w:date="2023-10-20T12:12:00Z">
                      <w:rPr>
                        <w:rFonts w:ascii="Cambria Math" w:eastAsia="宋体" w:hAnsi="Cambria Math" w:cs="Times New Roman" w:hint="eastAsia"/>
                        <w:sz w:val="24"/>
                        <w:szCs w:val="24"/>
                      </w:rPr>
                      <m:t>粗事件边界与其最近细事件边界的时间距离</m:t>
                    </w:ins>
                  </m:r>
                </m:e>
              </m:nary>
            </m:num>
            <m:den>
              <m:r>
                <w:ins w:id="276" w:author="JiangLinfeng" w:date="2023-10-20T12:12:00Z">
                  <w:rPr>
                    <w:rFonts w:ascii="Cambria Math" w:eastAsia="宋体" w:hAnsi="Cambria Math" w:cs="Times New Roman" w:hint="eastAsia"/>
                    <w:sz w:val="24"/>
                    <w:szCs w:val="24"/>
                  </w:rPr>
                  <m:t>粗事件边界数</m:t>
                </w:ins>
              </m:r>
            </m:den>
          </m:f>
        </m:oMath>
      </m:oMathPara>
    </w:p>
    <w:p w14:paraId="7AC652F1" w14:textId="77777777" w:rsidR="00AD2F65" w:rsidRDefault="00AD2F65">
      <w:pPr>
        <w:spacing w:line="288" w:lineRule="auto"/>
        <w:ind w:firstLineChars="200" w:firstLine="480"/>
        <w:rPr>
          <w:ins w:id="277" w:author="JiangLinfeng" w:date="2023-10-20T12:12:00Z"/>
          <w:rFonts w:ascii="Times New Roman" w:eastAsia="宋体" w:hAnsi="Times New Roman" w:cs="Times New Roman"/>
          <w:sz w:val="24"/>
          <w:szCs w:val="24"/>
        </w:rPr>
        <w:pPrChange w:id="278" w:author="JiangLinfeng" w:date="2023-10-20T12:28:00Z">
          <w:pPr>
            <w:spacing w:line="288" w:lineRule="auto"/>
            <w:ind w:firstLine="420"/>
          </w:pPr>
        </w:pPrChange>
      </w:pPr>
      <w:ins w:id="279" w:author="JiangLinfeng" w:date="2023-10-20T12:12:00Z">
        <w:r>
          <w:rPr>
            <w:rFonts w:ascii="Times New Roman" w:eastAsia="宋体" w:hAnsi="Times New Roman" w:cs="Times New Roman" w:hint="eastAsia"/>
            <w:sz w:val="24"/>
            <w:szCs w:val="24"/>
          </w:rPr>
          <w:t>为计算机会水平下的平均时间距离期望，我们需要进行一些简单的假设。首先，我们假设粗细时间边界位置之间相互独立，且</w:t>
        </w:r>
        <w:proofErr w:type="gramStart"/>
        <w:r>
          <w:rPr>
            <w:rFonts w:ascii="Times New Roman" w:eastAsia="宋体" w:hAnsi="Times New Roman" w:cs="Times New Roman" w:hint="eastAsia"/>
            <w:sz w:val="24"/>
            <w:szCs w:val="24"/>
          </w:rPr>
          <w:t>粗事件</w:t>
        </w:r>
        <w:proofErr w:type="gramEnd"/>
        <w:r>
          <w:rPr>
            <w:rFonts w:ascii="Times New Roman" w:eastAsia="宋体" w:hAnsi="Times New Roman" w:cs="Times New Roman" w:hint="eastAsia"/>
            <w:sz w:val="24"/>
            <w:szCs w:val="24"/>
          </w:rPr>
          <w:t>边界随机均匀分布。同时我们将</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边界的位置作为给定的值，计算随机均匀分布的</w:t>
        </w:r>
        <w:proofErr w:type="gramStart"/>
        <w:r>
          <w:rPr>
            <w:rFonts w:ascii="Times New Roman" w:eastAsia="宋体" w:hAnsi="Times New Roman" w:cs="Times New Roman" w:hint="eastAsia"/>
            <w:sz w:val="24"/>
            <w:szCs w:val="24"/>
          </w:rPr>
          <w:t>粗事件</w:t>
        </w:r>
        <w:proofErr w:type="gramEnd"/>
        <w:r>
          <w:rPr>
            <w:rFonts w:ascii="Times New Roman" w:eastAsia="宋体" w:hAnsi="Times New Roman" w:cs="Times New Roman" w:hint="eastAsia"/>
            <w:sz w:val="24"/>
            <w:szCs w:val="24"/>
          </w:rPr>
          <w:t>边界到最近的</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边界的时间距离，求和并除以视频长度即为机会水平下的平均时间距离期望。记</w:t>
        </w:r>
      </w:ins>
      <m:oMath>
        <m:r>
          <w:ins w:id="280" w:author="JiangLinfeng" w:date="2023-10-20T12:12:00Z">
            <w:rPr>
              <w:rFonts w:ascii="Cambria Math" w:eastAsia="宋体" w:hAnsi="Cambria Math" w:cs="Times New Roman"/>
              <w:sz w:val="24"/>
              <w:szCs w:val="24"/>
            </w:rPr>
            <m:t>F={</m:t>
          </w:ins>
        </m:r>
        <m:sSub>
          <m:sSubPr>
            <m:ctrlPr>
              <w:ins w:id="281" w:author="JiangLinfeng" w:date="2023-10-20T12:12:00Z">
                <w:rPr>
                  <w:rFonts w:ascii="Cambria Math" w:eastAsia="宋体" w:hAnsi="Cambria Math" w:cs="Times New Roman"/>
                  <w:i/>
                  <w:sz w:val="24"/>
                  <w:szCs w:val="24"/>
                </w:rPr>
              </w:ins>
            </m:ctrlPr>
          </m:sSubPr>
          <m:e>
            <m:r>
              <w:ins w:id="282" w:author="JiangLinfeng" w:date="2023-10-20T12:12:00Z">
                <w:rPr>
                  <w:rFonts w:ascii="Cambria Math" w:eastAsia="宋体" w:hAnsi="Cambria Math" w:cs="Times New Roman" w:hint="eastAsia"/>
                  <w:sz w:val="24"/>
                  <w:szCs w:val="24"/>
                </w:rPr>
                <m:t>f</m:t>
              </w:ins>
            </m:r>
          </m:e>
          <m:sub>
            <m:r>
              <w:ins w:id="283" w:author="JiangLinfeng" w:date="2023-10-20T12:12:00Z">
                <w:rPr>
                  <w:rFonts w:ascii="Cambria Math" w:eastAsia="宋体" w:hAnsi="Cambria Math" w:cs="Times New Roman"/>
                  <w:sz w:val="24"/>
                  <w:szCs w:val="24"/>
                </w:rPr>
                <m:t>1</m:t>
              </w:ins>
            </m:r>
          </m:sub>
        </m:sSub>
        <m:r>
          <w:ins w:id="284" w:author="JiangLinfeng" w:date="2023-10-20T12:12:00Z">
            <w:rPr>
              <w:rFonts w:ascii="Cambria Math" w:eastAsia="宋体" w:hAnsi="Cambria Math" w:cs="Times New Roman"/>
              <w:sz w:val="24"/>
              <w:szCs w:val="24"/>
            </w:rPr>
            <m:t>,</m:t>
          </w:ins>
        </m:r>
        <m:sSub>
          <m:sSubPr>
            <m:ctrlPr>
              <w:ins w:id="285" w:author="JiangLinfeng" w:date="2023-10-20T12:12:00Z">
                <w:rPr>
                  <w:rFonts w:ascii="Cambria Math" w:eastAsia="宋体" w:hAnsi="Cambria Math" w:cs="Times New Roman"/>
                  <w:i/>
                  <w:sz w:val="24"/>
                  <w:szCs w:val="24"/>
                </w:rPr>
              </w:ins>
            </m:ctrlPr>
          </m:sSubPr>
          <m:e>
            <m:r>
              <w:ins w:id="286" w:author="JiangLinfeng" w:date="2023-10-20T12:12:00Z">
                <w:rPr>
                  <w:rFonts w:ascii="Cambria Math" w:eastAsia="宋体" w:hAnsi="Cambria Math" w:cs="Times New Roman" w:hint="eastAsia"/>
                  <w:sz w:val="24"/>
                  <w:szCs w:val="24"/>
                </w:rPr>
                <m:t>f</m:t>
              </w:ins>
            </m:r>
          </m:e>
          <m:sub>
            <m:r>
              <w:ins w:id="287" w:author="JiangLinfeng" w:date="2023-10-20T12:12:00Z">
                <w:rPr>
                  <w:rFonts w:ascii="Cambria Math" w:eastAsia="宋体" w:hAnsi="Cambria Math" w:cs="Times New Roman"/>
                  <w:sz w:val="24"/>
                  <w:szCs w:val="24"/>
                </w:rPr>
                <m:t>2</m:t>
              </w:ins>
            </m:r>
          </m:sub>
        </m:sSub>
        <m:r>
          <w:ins w:id="288" w:author="JiangLinfeng" w:date="2023-10-20T12:12:00Z">
            <w:rPr>
              <w:rFonts w:ascii="Cambria Math" w:eastAsia="宋体" w:hAnsi="Cambria Math" w:cs="Times New Roman"/>
              <w:sz w:val="24"/>
              <w:szCs w:val="24"/>
            </w:rPr>
            <m:t>,…,</m:t>
          </w:ins>
        </m:r>
        <m:sSub>
          <m:sSubPr>
            <m:ctrlPr>
              <w:ins w:id="289" w:author="JiangLinfeng" w:date="2023-10-20T12:12:00Z">
                <w:rPr>
                  <w:rFonts w:ascii="Cambria Math" w:eastAsia="宋体" w:hAnsi="Cambria Math" w:cs="Times New Roman"/>
                  <w:i/>
                  <w:sz w:val="24"/>
                  <w:szCs w:val="24"/>
                </w:rPr>
              </w:ins>
            </m:ctrlPr>
          </m:sSubPr>
          <m:e>
            <m:r>
              <w:ins w:id="290" w:author="JiangLinfeng" w:date="2023-10-20T12:12:00Z">
                <w:rPr>
                  <w:rFonts w:ascii="Cambria Math" w:eastAsia="宋体" w:hAnsi="Cambria Math" w:cs="Times New Roman" w:hint="eastAsia"/>
                  <w:sz w:val="24"/>
                  <w:szCs w:val="24"/>
                </w:rPr>
                <m:t>f</m:t>
              </w:ins>
            </m:r>
          </m:e>
          <m:sub>
            <m:r>
              <w:ins w:id="291" w:author="JiangLinfeng" w:date="2023-10-20T12:12:00Z">
                <w:rPr>
                  <w:rFonts w:ascii="Cambria Math" w:eastAsia="宋体" w:hAnsi="Cambria Math" w:cs="Times New Roman"/>
                  <w:sz w:val="24"/>
                  <w:szCs w:val="24"/>
                </w:rPr>
                <m:t>Fine</m:t>
              </w:ins>
            </m:r>
          </m:sub>
        </m:sSub>
        <m:r>
          <w:ins w:id="292" w:author="JiangLinfeng" w:date="2023-10-20T12:12:00Z">
            <w:rPr>
              <w:rFonts w:ascii="Cambria Math" w:eastAsia="宋体" w:hAnsi="Cambria Math" w:cs="Times New Roman"/>
              <w:sz w:val="24"/>
              <w:szCs w:val="24"/>
            </w:rPr>
            <m:t>}</m:t>
          </w:ins>
        </m:r>
      </m:oMath>
      <w:ins w:id="293" w:author="JiangLinfeng" w:date="2023-10-20T12:12:00Z">
        <w:r>
          <w:rPr>
            <w:rFonts w:ascii="Times New Roman" w:eastAsia="宋体" w:hAnsi="Times New Roman" w:cs="Times New Roman" w:hint="eastAsia"/>
            <w:sz w:val="24"/>
            <w:szCs w:val="24"/>
          </w:rPr>
          <w:t>为所有</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边界时间点的集合，</w:t>
        </w:r>
        <w:proofErr w:type="gramStart"/>
        <w:r>
          <w:rPr>
            <w:rFonts w:ascii="Times New Roman" w:eastAsia="宋体" w:hAnsi="Times New Roman" w:cs="Times New Roman" w:hint="eastAsia"/>
            <w:sz w:val="24"/>
            <w:szCs w:val="24"/>
          </w:rPr>
          <w:t>取最后一个细事件</w:t>
        </w:r>
        <w:proofErr w:type="gramEnd"/>
        <w:r>
          <w:rPr>
            <w:rFonts w:ascii="Times New Roman" w:eastAsia="宋体" w:hAnsi="Times New Roman" w:cs="Times New Roman" w:hint="eastAsia"/>
            <w:sz w:val="24"/>
            <w:szCs w:val="24"/>
          </w:rPr>
          <w:t>边界即</w:t>
        </w:r>
      </w:ins>
      <m:oMath>
        <m:sSub>
          <m:sSubPr>
            <m:ctrlPr>
              <w:ins w:id="294" w:author="JiangLinfeng" w:date="2023-10-20T12:12:00Z">
                <w:rPr>
                  <w:rFonts w:ascii="Cambria Math" w:eastAsia="宋体" w:hAnsi="Cambria Math" w:cs="Times New Roman"/>
                  <w:i/>
                  <w:sz w:val="24"/>
                  <w:szCs w:val="24"/>
                </w:rPr>
              </w:ins>
            </m:ctrlPr>
          </m:sSubPr>
          <m:e>
            <m:r>
              <w:ins w:id="295" w:author="JiangLinfeng" w:date="2023-10-20T12:12:00Z">
                <w:rPr>
                  <w:rFonts w:ascii="Cambria Math" w:eastAsia="宋体" w:hAnsi="Cambria Math" w:cs="Times New Roman" w:hint="eastAsia"/>
                  <w:sz w:val="24"/>
                  <w:szCs w:val="24"/>
                </w:rPr>
                <m:t>f</m:t>
              </w:ins>
            </m:r>
          </m:e>
          <m:sub>
            <m:r>
              <w:ins w:id="296" w:author="JiangLinfeng" w:date="2023-10-20T12:12:00Z">
                <w:rPr>
                  <w:rFonts w:ascii="Cambria Math" w:eastAsia="宋体" w:hAnsi="Cambria Math" w:cs="Times New Roman"/>
                  <w:sz w:val="24"/>
                  <w:szCs w:val="24"/>
                </w:rPr>
                <m:t>Fine</m:t>
              </w:ins>
            </m:r>
          </m:sub>
        </m:sSub>
      </m:oMath>
      <w:ins w:id="297" w:author="JiangLinfeng" w:date="2023-10-20T12:12:00Z">
        <w:r>
          <w:rPr>
            <w:rFonts w:ascii="Times New Roman" w:eastAsia="宋体" w:hAnsi="Times New Roman" w:cs="Times New Roman" w:hint="eastAsia"/>
            <w:sz w:val="24"/>
            <w:szCs w:val="24"/>
          </w:rPr>
          <w:t>为被试对于视频中事件时间长度的估计，则任意时间点上的</w:t>
        </w:r>
        <w:proofErr w:type="gramStart"/>
        <w:r>
          <w:rPr>
            <w:rFonts w:ascii="Times New Roman" w:eastAsia="宋体" w:hAnsi="Times New Roman" w:cs="Times New Roman" w:hint="eastAsia"/>
            <w:sz w:val="24"/>
            <w:szCs w:val="24"/>
          </w:rPr>
          <w:t>粗事件</w:t>
        </w:r>
        <w:proofErr w:type="gramEnd"/>
        <w:r>
          <w:rPr>
            <w:rFonts w:ascii="Times New Roman" w:eastAsia="宋体" w:hAnsi="Times New Roman" w:cs="Times New Roman" w:hint="eastAsia"/>
            <w:sz w:val="24"/>
            <w:szCs w:val="24"/>
          </w:rPr>
          <w:t>边界到其最近</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边界的事件距离可以写成与时间有关的函数，如图</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所示。对此函数进行积分并处以</w:t>
        </w:r>
      </w:ins>
      <m:oMath>
        <m:sSub>
          <m:sSubPr>
            <m:ctrlPr>
              <w:ins w:id="298" w:author="JiangLinfeng" w:date="2023-10-20T12:12:00Z">
                <w:rPr>
                  <w:rFonts w:ascii="Cambria Math" w:eastAsia="宋体" w:hAnsi="Cambria Math" w:cs="Times New Roman"/>
                  <w:i/>
                  <w:sz w:val="24"/>
                  <w:szCs w:val="24"/>
                </w:rPr>
              </w:ins>
            </m:ctrlPr>
          </m:sSubPr>
          <m:e>
            <m:r>
              <w:ins w:id="299" w:author="JiangLinfeng" w:date="2023-10-20T12:12:00Z">
                <w:rPr>
                  <w:rFonts w:ascii="Cambria Math" w:eastAsia="宋体" w:hAnsi="Cambria Math" w:cs="Times New Roman" w:hint="eastAsia"/>
                  <w:sz w:val="24"/>
                  <w:szCs w:val="24"/>
                </w:rPr>
                <m:t>f</m:t>
              </w:ins>
            </m:r>
          </m:e>
          <m:sub>
            <m:r>
              <w:ins w:id="300" w:author="JiangLinfeng" w:date="2023-10-20T12:12:00Z">
                <w:rPr>
                  <w:rFonts w:ascii="Cambria Math" w:eastAsia="宋体" w:hAnsi="Cambria Math" w:cs="Times New Roman"/>
                  <w:sz w:val="24"/>
                  <w:szCs w:val="24"/>
                </w:rPr>
                <m:t>Fine</m:t>
              </w:ins>
            </m:r>
          </m:sub>
        </m:sSub>
      </m:oMath>
      <w:ins w:id="301" w:author="JiangLinfeng" w:date="2023-10-20T12:12:00Z">
        <w:r>
          <w:rPr>
            <w:rFonts w:ascii="Times New Roman" w:eastAsia="宋体" w:hAnsi="Times New Roman" w:cs="Times New Roman" w:hint="eastAsia"/>
            <w:sz w:val="24"/>
            <w:szCs w:val="24"/>
          </w:rPr>
          <w:t>即为机会水平下的平均时间距离期望。</w:t>
        </w:r>
      </w:ins>
    </w:p>
    <w:p w14:paraId="2568DF37" w14:textId="77777777" w:rsidR="00AD2F65" w:rsidRDefault="00AD2F65" w:rsidP="00AD2F65">
      <w:pPr>
        <w:spacing w:line="288" w:lineRule="auto"/>
        <w:ind w:firstLine="420"/>
        <w:jc w:val="center"/>
        <w:rPr>
          <w:ins w:id="302" w:author="JiangLinfeng" w:date="2023-10-20T12:12:00Z"/>
          <w:rFonts w:ascii="Times New Roman" w:eastAsia="宋体" w:hAnsi="Times New Roman" w:cs="Times New Roman"/>
          <w:sz w:val="24"/>
          <w:szCs w:val="24"/>
        </w:rPr>
      </w:pPr>
      <w:ins w:id="303" w:author="JiangLinfeng" w:date="2023-10-20T12:12:00Z">
        <w:r w:rsidRPr="00F45560">
          <w:rPr>
            <w:rFonts w:ascii="Times New Roman" w:eastAsia="宋体" w:hAnsi="Times New Roman" w:cs="Times New Roman"/>
            <w:noProof/>
            <w:sz w:val="24"/>
            <w:szCs w:val="24"/>
          </w:rPr>
          <w:lastRenderedPageBreak/>
          <w:drawing>
            <wp:inline distT="0" distB="0" distL="0" distR="0" wp14:anchorId="60849266" wp14:editId="58F14AB7">
              <wp:extent cx="5250200" cy="3350525"/>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400" cy="3368521"/>
                      </a:xfrm>
                      <a:prstGeom prst="rect">
                        <a:avLst/>
                      </a:prstGeom>
                    </pic:spPr>
                  </pic:pic>
                </a:graphicData>
              </a:graphic>
            </wp:inline>
          </w:drawing>
        </w:r>
      </w:ins>
    </w:p>
    <w:p w14:paraId="4347F79A" w14:textId="77777777" w:rsidR="00AD2F65" w:rsidRDefault="00AD2F65" w:rsidP="00AD2F65">
      <w:pPr>
        <w:spacing w:line="288" w:lineRule="auto"/>
        <w:ind w:firstLine="420"/>
        <w:jc w:val="center"/>
        <w:rPr>
          <w:ins w:id="304" w:author="JiangLinfeng" w:date="2023-10-20T12:12:00Z"/>
          <w:rFonts w:ascii="Times New Roman" w:eastAsia="宋体" w:hAnsi="Times New Roman" w:cs="Times New Roman"/>
          <w:sz w:val="24"/>
          <w:szCs w:val="24"/>
        </w:rPr>
      </w:pPr>
      <w:ins w:id="305" w:author="JiangLinfeng" w:date="2023-10-20T12:12:00Z">
        <w:r>
          <w:rPr>
            <w:rFonts w:ascii="Times New Roman" w:eastAsia="宋体" w:hAnsi="Times New Roman" w:cs="Times New Roman" w:hint="eastAsia"/>
            <w:sz w:val="24"/>
            <w:szCs w:val="24"/>
          </w:rPr>
          <w:t>图</w:t>
        </w:r>
        <w:r>
          <w:rPr>
            <w:rFonts w:ascii="Times New Roman" w:eastAsia="宋体" w:hAnsi="Times New Roman" w:cs="Times New Roman"/>
            <w:sz w:val="24"/>
            <w:szCs w:val="24"/>
          </w:rPr>
          <w:t xml:space="preserve">3 </w:t>
        </w:r>
        <w:proofErr w:type="gramStart"/>
        <w:r>
          <w:rPr>
            <w:rFonts w:ascii="Times New Roman" w:eastAsia="宋体" w:hAnsi="Times New Roman" w:cs="Times New Roman" w:hint="eastAsia"/>
            <w:sz w:val="24"/>
            <w:szCs w:val="24"/>
          </w:rPr>
          <w:t>粗事件</w:t>
        </w:r>
        <w:proofErr w:type="gramEnd"/>
        <w:r>
          <w:rPr>
            <w:rFonts w:ascii="Times New Roman" w:eastAsia="宋体" w:hAnsi="Times New Roman" w:cs="Times New Roman" w:hint="eastAsia"/>
            <w:sz w:val="24"/>
            <w:szCs w:val="24"/>
          </w:rPr>
          <w:t>边界到其最近</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边界的时间距离函数示意图</w:t>
        </w:r>
        <w:r>
          <w:rPr>
            <w:rFonts w:ascii="Times New Roman" w:eastAsia="宋体" w:hAnsi="Times New Roman" w:cs="Times New Roman" w:hint="eastAsia"/>
            <w:sz w:val="24"/>
            <w:szCs w:val="24"/>
          </w:rPr>
          <w:t>(</w:t>
        </w:r>
        <w:r>
          <w:rPr>
            <w:rFonts w:ascii="Times New Roman" w:eastAsia="宋体" w:hAnsi="Times New Roman" w:cs="Times New Roman"/>
            <w:sz w:val="24"/>
            <w:szCs w:val="24"/>
          </w:rPr>
          <w:t>Z</w:t>
        </w:r>
        <w:r>
          <w:rPr>
            <w:rFonts w:ascii="Times New Roman" w:eastAsia="宋体" w:hAnsi="Times New Roman" w:cs="Times New Roman" w:hint="eastAsia"/>
            <w:sz w:val="24"/>
            <w:szCs w:val="24"/>
          </w:rPr>
          <w:t>acks</w:t>
        </w:r>
        <w:r>
          <w:rPr>
            <w:rFonts w:ascii="Times New Roman" w:eastAsia="宋体" w:hAnsi="Times New Roman" w:cs="Times New Roman"/>
            <w:sz w:val="24"/>
            <w:szCs w:val="24"/>
          </w:rPr>
          <w:t xml:space="preserve"> et al., 2001)</w:t>
        </w:r>
      </w:ins>
    </w:p>
    <w:p w14:paraId="3AF2B8BF" w14:textId="77777777" w:rsidR="00AD2F65" w:rsidRPr="00BC1044" w:rsidRDefault="00AD2F65">
      <w:pPr>
        <w:spacing w:line="288" w:lineRule="auto"/>
        <w:ind w:firstLineChars="200" w:firstLine="480"/>
        <w:rPr>
          <w:ins w:id="306" w:author="JiangLinfeng" w:date="2023-10-20T12:12:00Z"/>
          <w:rFonts w:ascii="Times New Roman" w:eastAsia="宋体" w:hAnsi="Times New Roman" w:cs="Times New Roman"/>
          <w:sz w:val="24"/>
          <w:szCs w:val="24"/>
        </w:rPr>
        <w:pPrChange w:id="307" w:author="JiangLinfeng" w:date="2023-10-20T12:28:00Z">
          <w:pPr>
            <w:spacing w:line="288" w:lineRule="auto"/>
            <w:ind w:firstLine="420"/>
          </w:pPr>
        </w:pPrChange>
      </w:pPr>
      <w:ins w:id="308" w:author="JiangLinfeng" w:date="2023-10-20T12:12:00Z">
        <w:r>
          <w:rPr>
            <w:rFonts w:ascii="Times New Roman" w:eastAsia="宋体" w:hAnsi="Times New Roman" w:cs="Times New Roman" w:hint="eastAsia"/>
            <w:sz w:val="24"/>
            <w:szCs w:val="24"/>
          </w:rPr>
          <w:t>因此，机会水平下该视频中每个</w:t>
        </w:r>
        <w:proofErr w:type="gramStart"/>
        <w:r>
          <w:rPr>
            <w:rFonts w:ascii="Times New Roman" w:eastAsia="宋体" w:hAnsi="Times New Roman" w:cs="Times New Roman" w:hint="eastAsia"/>
            <w:sz w:val="24"/>
            <w:szCs w:val="24"/>
          </w:rPr>
          <w:t>粗事件</w:t>
        </w:r>
        <w:proofErr w:type="gramEnd"/>
        <w:r>
          <w:rPr>
            <w:rFonts w:ascii="Times New Roman" w:eastAsia="宋体" w:hAnsi="Times New Roman" w:cs="Times New Roman" w:hint="eastAsia"/>
            <w:sz w:val="24"/>
            <w:szCs w:val="24"/>
          </w:rPr>
          <w:t>边界与其最近的</w:t>
        </w:r>
        <w:proofErr w:type="gramStart"/>
        <w:r>
          <w:rPr>
            <w:rFonts w:ascii="Times New Roman" w:eastAsia="宋体" w:hAnsi="Times New Roman" w:cs="Times New Roman" w:hint="eastAsia"/>
            <w:sz w:val="24"/>
            <w:szCs w:val="24"/>
          </w:rPr>
          <w:t>细事件</w:t>
        </w:r>
        <w:proofErr w:type="gramEnd"/>
        <w:r>
          <w:rPr>
            <w:rFonts w:ascii="Times New Roman" w:eastAsia="宋体" w:hAnsi="Times New Roman" w:cs="Times New Roman" w:hint="eastAsia"/>
            <w:sz w:val="24"/>
            <w:szCs w:val="24"/>
          </w:rPr>
          <w:t>边界的平均时间距离期望</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下面简称</w:t>
        </w:r>
      </w:ins>
      <m:oMath>
        <m:sSub>
          <m:sSubPr>
            <m:ctrlPr>
              <w:ins w:id="309" w:author="JiangLinfeng" w:date="2023-10-20T12:12:00Z">
                <w:rPr>
                  <w:rFonts w:ascii="Cambria Math" w:eastAsia="宋体" w:hAnsi="Cambria Math" w:cs="Times New Roman"/>
                  <w:i/>
                  <w:sz w:val="24"/>
                  <w:szCs w:val="24"/>
                </w:rPr>
              </w:ins>
            </m:ctrlPr>
          </m:sSubPr>
          <m:e>
            <m:r>
              <w:ins w:id="310" w:author="JiangLinfeng" w:date="2023-10-20T12:12:00Z">
                <w:rPr>
                  <w:rFonts w:ascii="Cambria Math" w:eastAsia="宋体" w:hAnsi="Cambria Math" w:cs="Times New Roman"/>
                  <w:sz w:val="24"/>
                  <w:szCs w:val="24"/>
                </w:rPr>
                <m:t>AvgDist</m:t>
              </w:ins>
            </m:r>
          </m:e>
          <m:sub>
            <m:r>
              <w:ins w:id="311" w:author="JiangLinfeng" w:date="2023-10-20T12:12:00Z">
                <w:rPr>
                  <w:rFonts w:ascii="Cambria Math" w:eastAsia="宋体" w:hAnsi="Cambria Math" w:cs="Times New Roman"/>
                  <w:sz w:val="24"/>
                  <w:szCs w:val="24"/>
                </w:rPr>
                <m:t>0</m:t>
              </w:ins>
            </m:r>
          </m:sub>
        </m:sSub>
      </m:oMath>
      <w:ins w:id="312" w:author="JiangLinfeng" w:date="2023-10-20T12:12:00Z">
        <w:r>
          <w:rPr>
            <w:rFonts w:ascii="Times New Roman" w:eastAsia="宋体" w:hAnsi="Times New Roman" w:cs="Times New Roman"/>
            <w:sz w:val="24"/>
            <w:szCs w:val="24"/>
          </w:rPr>
          <w:t>)</w:t>
        </w:r>
        <w:r>
          <w:rPr>
            <w:rFonts w:ascii="Times New Roman" w:eastAsia="宋体" w:hAnsi="Times New Roman" w:cs="Times New Roman" w:hint="eastAsia"/>
            <w:sz w:val="24"/>
            <w:szCs w:val="24"/>
          </w:rPr>
          <w:t>的计算公式为：</w:t>
        </w:r>
      </w:ins>
    </w:p>
    <w:p w14:paraId="0CA63D26" w14:textId="77777777" w:rsidR="00AD2F65" w:rsidRPr="00563F16" w:rsidRDefault="00005D17" w:rsidP="00AD2F65">
      <w:pPr>
        <w:spacing w:line="288" w:lineRule="auto"/>
        <w:jc w:val="center"/>
        <w:rPr>
          <w:ins w:id="313" w:author="JiangLinfeng" w:date="2023-10-20T12:12:00Z"/>
          <w:rFonts w:ascii="Times New Roman" w:eastAsia="宋体" w:hAnsi="Times New Roman" w:cs="Times New Roman"/>
          <w:sz w:val="24"/>
          <w:szCs w:val="24"/>
        </w:rPr>
      </w:pPr>
      <m:oMathPara>
        <m:oMath>
          <m:sSub>
            <m:sSubPr>
              <m:ctrlPr>
                <w:ins w:id="314" w:author="JiangLinfeng" w:date="2023-10-20T12:12:00Z">
                  <w:rPr>
                    <w:rFonts w:ascii="Cambria Math" w:eastAsia="宋体" w:hAnsi="Cambria Math" w:cs="Times New Roman"/>
                    <w:i/>
                    <w:sz w:val="24"/>
                    <w:szCs w:val="24"/>
                  </w:rPr>
                </w:ins>
              </m:ctrlPr>
            </m:sSubPr>
            <m:e>
              <m:r>
                <w:ins w:id="315" w:author="JiangLinfeng" w:date="2023-10-20T12:12:00Z">
                  <w:rPr>
                    <w:rFonts w:ascii="Cambria Math" w:eastAsia="宋体" w:hAnsi="Cambria Math" w:cs="Times New Roman"/>
                    <w:sz w:val="24"/>
                    <w:szCs w:val="24"/>
                  </w:rPr>
                  <m:t>AvgDist</m:t>
                </w:ins>
              </m:r>
            </m:e>
            <m:sub>
              <m:r>
                <w:ins w:id="316" w:author="JiangLinfeng" w:date="2023-10-20T12:12:00Z">
                  <w:rPr>
                    <w:rFonts w:ascii="Cambria Math" w:eastAsia="宋体" w:hAnsi="Cambria Math" w:cs="Times New Roman"/>
                    <w:sz w:val="24"/>
                    <w:szCs w:val="24"/>
                  </w:rPr>
                  <m:t>0</m:t>
                </w:ins>
              </m:r>
            </m:sub>
          </m:sSub>
          <m:r>
            <w:ins w:id="317" w:author="JiangLinfeng" w:date="2023-10-20T12:12:00Z">
              <w:rPr>
                <w:rFonts w:ascii="Cambria Math" w:eastAsia="宋体" w:hAnsi="Cambria Math" w:cs="Times New Roman"/>
                <w:sz w:val="24"/>
                <w:szCs w:val="24"/>
              </w:rPr>
              <m:t>=</m:t>
            </w:ins>
          </m:r>
          <m:f>
            <m:fPr>
              <m:ctrlPr>
                <w:ins w:id="318" w:author="JiangLinfeng" w:date="2023-10-20T12:12:00Z">
                  <w:rPr>
                    <w:rFonts w:ascii="Cambria Math" w:eastAsia="宋体" w:hAnsi="Cambria Math" w:cs="Times New Roman"/>
                    <w:i/>
                    <w:sz w:val="24"/>
                    <w:szCs w:val="24"/>
                  </w:rPr>
                </w:ins>
              </m:ctrlPr>
            </m:fPr>
            <m:num>
              <m:f>
                <m:fPr>
                  <m:ctrlPr>
                    <w:ins w:id="319" w:author="JiangLinfeng" w:date="2023-10-20T12:12:00Z">
                      <w:rPr>
                        <w:rFonts w:ascii="Cambria Math" w:eastAsia="宋体" w:hAnsi="Cambria Math" w:cs="Times New Roman"/>
                        <w:i/>
                        <w:sz w:val="24"/>
                        <w:szCs w:val="24"/>
                      </w:rPr>
                    </w:ins>
                  </m:ctrlPr>
                </m:fPr>
                <m:num>
                  <m:sSubSup>
                    <m:sSubSupPr>
                      <m:ctrlPr>
                        <w:ins w:id="320" w:author="JiangLinfeng" w:date="2023-10-20T12:12:00Z">
                          <w:rPr>
                            <w:rFonts w:ascii="Cambria Math" w:eastAsia="宋体" w:hAnsi="Cambria Math" w:cs="Times New Roman"/>
                            <w:i/>
                            <w:sz w:val="24"/>
                            <w:szCs w:val="24"/>
                          </w:rPr>
                        </w:ins>
                      </m:ctrlPr>
                    </m:sSubSupPr>
                    <m:e>
                      <m:r>
                        <w:ins w:id="321" w:author="JiangLinfeng" w:date="2023-10-20T12:12:00Z">
                          <w:rPr>
                            <w:rFonts w:ascii="Cambria Math" w:eastAsia="宋体" w:hAnsi="Cambria Math" w:cs="Times New Roman" w:hint="eastAsia"/>
                            <w:sz w:val="24"/>
                            <w:szCs w:val="24"/>
                          </w:rPr>
                          <m:t>f</m:t>
                        </w:ins>
                      </m:r>
                    </m:e>
                    <m:sub>
                      <m:r>
                        <w:ins w:id="322" w:author="JiangLinfeng" w:date="2023-10-20T12:12:00Z">
                          <w:rPr>
                            <w:rFonts w:ascii="Cambria Math" w:eastAsia="宋体" w:hAnsi="Cambria Math" w:cs="Times New Roman"/>
                            <w:sz w:val="24"/>
                            <w:szCs w:val="24"/>
                          </w:rPr>
                          <m:t>1</m:t>
                        </w:ins>
                      </m:r>
                    </m:sub>
                    <m:sup>
                      <m:r>
                        <w:ins w:id="323" w:author="JiangLinfeng" w:date="2023-10-20T12:12:00Z">
                          <w:rPr>
                            <w:rFonts w:ascii="Cambria Math" w:eastAsia="宋体" w:hAnsi="Cambria Math" w:cs="Times New Roman"/>
                            <w:sz w:val="24"/>
                            <w:szCs w:val="24"/>
                          </w:rPr>
                          <m:t>2</m:t>
                        </w:ins>
                      </m:r>
                    </m:sup>
                  </m:sSubSup>
                </m:num>
                <m:den>
                  <m:r>
                    <w:ins w:id="324" w:author="JiangLinfeng" w:date="2023-10-20T12:12:00Z">
                      <w:rPr>
                        <w:rFonts w:ascii="Cambria Math" w:eastAsia="宋体" w:hAnsi="Cambria Math" w:cs="Times New Roman"/>
                        <w:sz w:val="24"/>
                        <w:szCs w:val="24"/>
                      </w:rPr>
                      <m:t>2</m:t>
                    </w:ins>
                  </m:r>
                </m:den>
              </m:f>
              <m:r>
                <w:ins w:id="325" w:author="JiangLinfeng" w:date="2023-10-20T12:12:00Z">
                  <w:rPr>
                    <w:rFonts w:ascii="Cambria Math" w:eastAsia="宋体" w:hAnsi="Cambria Math" w:cs="Times New Roman"/>
                    <w:sz w:val="24"/>
                    <w:szCs w:val="24"/>
                  </w:rPr>
                  <m:t>+</m:t>
                </w:ins>
              </m:r>
              <m:nary>
                <m:naryPr>
                  <m:chr m:val="∑"/>
                  <m:limLoc m:val="undOvr"/>
                  <m:ctrlPr>
                    <w:ins w:id="326" w:author="JiangLinfeng" w:date="2023-10-20T12:12:00Z">
                      <w:rPr>
                        <w:rFonts w:ascii="Cambria Math" w:eastAsia="宋体" w:hAnsi="Cambria Math" w:cs="Times New Roman"/>
                        <w:i/>
                        <w:sz w:val="24"/>
                        <w:szCs w:val="24"/>
                      </w:rPr>
                    </w:ins>
                  </m:ctrlPr>
                </m:naryPr>
                <m:sub>
                  <m:r>
                    <w:ins w:id="327" w:author="JiangLinfeng" w:date="2023-10-20T12:12:00Z">
                      <w:rPr>
                        <w:rFonts w:ascii="Cambria Math" w:eastAsia="宋体" w:hAnsi="Cambria Math" w:cs="Times New Roman"/>
                        <w:sz w:val="24"/>
                        <w:szCs w:val="24"/>
                      </w:rPr>
                      <m:t>i=1</m:t>
                    </w:ins>
                  </m:r>
                </m:sub>
                <m:sup>
                  <m:r>
                    <w:ins w:id="328" w:author="JiangLinfeng" w:date="2023-10-20T12:12:00Z">
                      <w:rPr>
                        <w:rFonts w:ascii="Cambria Math" w:eastAsia="宋体" w:hAnsi="Cambria Math" w:cs="Times New Roman"/>
                        <w:sz w:val="24"/>
                        <w:szCs w:val="24"/>
                      </w:rPr>
                      <m:t>i=Fine-1</m:t>
                    </w:ins>
                  </m:r>
                </m:sup>
                <m:e>
                  <m:sSup>
                    <m:sSupPr>
                      <m:ctrlPr>
                        <w:ins w:id="329" w:author="JiangLinfeng" w:date="2023-10-20T12:12:00Z">
                          <w:rPr>
                            <w:rFonts w:ascii="Cambria Math" w:eastAsia="宋体" w:hAnsi="Cambria Math" w:cs="Times New Roman"/>
                            <w:i/>
                            <w:sz w:val="24"/>
                            <w:szCs w:val="24"/>
                          </w:rPr>
                        </w:ins>
                      </m:ctrlPr>
                    </m:sSupPr>
                    <m:e>
                      <m:r>
                        <w:ins w:id="330" w:author="JiangLinfeng" w:date="2023-10-20T12:12:00Z">
                          <w:rPr>
                            <w:rFonts w:ascii="Cambria Math" w:eastAsia="宋体" w:hAnsi="Cambria Math" w:cs="Times New Roman"/>
                            <w:sz w:val="24"/>
                            <w:szCs w:val="24"/>
                          </w:rPr>
                          <m:t>[</m:t>
                        </w:ins>
                      </m:r>
                      <m:f>
                        <m:fPr>
                          <m:ctrlPr>
                            <w:ins w:id="331" w:author="JiangLinfeng" w:date="2023-10-20T12:12:00Z">
                              <w:rPr>
                                <w:rFonts w:ascii="Cambria Math" w:eastAsia="宋体" w:hAnsi="Cambria Math" w:cs="Times New Roman"/>
                                <w:i/>
                                <w:sz w:val="24"/>
                                <w:szCs w:val="24"/>
                              </w:rPr>
                            </w:ins>
                          </m:ctrlPr>
                        </m:fPr>
                        <m:num>
                          <m:sSub>
                            <m:sSubPr>
                              <m:ctrlPr>
                                <w:ins w:id="332" w:author="JiangLinfeng" w:date="2023-10-20T12:12:00Z">
                                  <w:rPr>
                                    <w:rFonts w:ascii="Cambria Math" w:eastAsia="宋体" w:hAnsi="Cambria Math" w:cs="Times New Roman"/>
                                    <w:i/>
                                    <w:sz w:val="24"/>
                                    <w:szCs w:val="24"/>
                                  </w:rPr>
                                </w:ins>
                              </m:ctrlPr>
                            </m:sSubPr>
                            <m:e>
                              <m:r>
                                <w:ins w:id="333" w:author="JiangLinfeng" w:date="2023-10-20T12:12:00Z">
                                  <w:rPr>
                                    <w:rFonts w:ascii="Cambria Math" w:eastAsia="宋体" w:hAnsi="Cambria Math" w:cs="Times New Roman"/>
                                    <w:sz w:val="24"/>
                                    <w:szCs w:val="24"/>
                                  </w:rPr>
                                  <m:t>f</m:t>
                                </w:ins>
                              </m:r>
                            </m:e>
                            <m:sub>
                              <m:r>
                                <w:ins w:id="334" w:author="JiangLinfeng" w:date="2023-10-20T12:12:00Z">
                                  <w:rPr>
                                    <w:rFonts w:ascii="Cambria Math" w:eastAsia="宋体" w:hAnsi="Cambria Math" w:cs="Times New Roman"/>
                                    <w:sz w:val="24"/>
                                    <w:szCs w:val="24"/>
                                  </w:rPr>
                                  <m:t>i+1</m:t>
                                </w:ins>
                              </m:r>
                            </m:sub>
                          </m:sSub>
                          <m:r>
                            <w:ins w:id="335" w:author="JiangLinfeng" w:date="2023-10-20T12:12:00Z">
                              <w:rPr>
                                <w:rFonts w:ascii="Cambria Math" w:eastAsia="宋体" w:hAnsi="Cambria Math" w:cs="Times New Roman"/>
                                <w:sz w:val="24"/>
                                <w:szCs w:val="24"/>
                              </w:rPr>
                              <m:t>-</m:t>
                            </w:ins>
                          </m:r>
                          <m:sSub>
                            <m:sSubPr>
                              <m:ctrlPr>
                                <w:ins w:id="336" w:author="JiangLinfeng" w:date="2023-10-20T12:12:00Z">
                                  <w:rPr>
                                    <w:rFonts w:ascii="Cambria Math" w:eastAsia="宋体" w:hAnsi="Cambria Math" w:cs="Times New Roman"/>
                                    <w:i/>
                                    <w:sz w:val="24"/>
                                    <w:szCs w:val="24"/>
                                  </w:rPr>
                                </w:ins>
                              </m:ctrlPr>
                            </m:sSubPr>
                            <m:e>
                              <m:r>
                                <w:ins w:id="337" w:author="JiangLinfeng" w:date="2023-10-20T12:12:00Z">
                                  <w:rPr>
                                    <w:rFonts w:ascii="Cambria Math" w:eastAsia="宋体" w:hAnsi="Cambria Math" w:cs="Times New Roman"/>
                                    <w:sz w:val="24"/>
                                    <w:szCs w:val="24"/>
                                  </w:rPr>
                                  <m:t>f</m:t>
                                </w:ins>
                              </m:r>
                            </m:e>
                            <m:sub>
                              <m:r>
                                <w:ins w:id="338" w:author="JiangLinfeng" w:date="2023-10-20T12:12:00Z">
                                  <w:rPr>
                                    <w:rFonts w:ascii="Cambria Math" w:eastAsia="宋体" w:hAnsi="Cambria Math" w:cs="Times New Roman"/>
                                    <w:sz w:val="24"/>
                                    <w:szCs w:val="24"/>
                                  </w:rPr>
                                  <m:t>i</m:t>
                                </w:ins>
                              </m:r>
                            </m:sub>
                          </m:sSub>
                        </m:num>
                        <m:den>
                          <m:r>
                            <w:ins w:id="339" w:author="JiangLinfeng" w:date="2023-10-20T12:12:00Z">
                              <w:rPr>
                                <w:rFonts w:ascii="Cambria Math" w:eastAsia="宋体" w:hAnsi="Cambria Math" w:cs="Times New Roman"/>
                                <w:sz w:val="24"/>
                                <w:szCs w:val="24"/>
                              </w:rPr>
                              <m:t>2</m:t>
                            </w:ins>
                          </m:r>
                        </m:den>
                      </m:f>
                      <m:r>
                        <w:ins w:id="340" w:author="JiangLinfeng" w:date="2023-10-20T12:12:00Z">
                          <w:rPr>
                            <w:rFonts w:ascii="Cambria Math" w:eastAsia="宋体" w:hAnsi="Cambria Math" w:cs="Times New Roman"/>
                            <w:sz w:val="24"/>
                            <w:szCs w:val="24"/>
                          </w:rPr>
                          <m:t>]</m:t>
                        </w:ins>
                      </m:r>
                    </m:e>
                    <m:sup>
                      <m:r>
                        <w:ins w:id="341" w:author="JiangLinfeng" w:date="2023-10-20T12:12:00Z">
                          <w:rPr>
                            <w:rFonts w:ascii="Cambria Math" w:eastAsia="宋体" w:hAnsi="Cambria Math" w:cs="Times New Roman"/>
                            <w:sz w:val="24"/>
                            <w:szCs w:val="24"/>
                          </w:rPr>
                          <m:t>2</m:t>
                        </w:ins>
                      </m:r>
                    </m:sup>
                  </m:sSup>
                </m:e>
              </m:nary>
            </m:num>
            <m:den>
              <m:sSub>
                <m:sSubPr>
                  <m:ctrlPr>
                    <w:ins w:id="342" w:author="JiangLinfeng" w:date="2023-10-20T12:12:00Z">
                      <w:rPr>
                        <w:rFonts w:ascii="Cambria Math" w:eastAsia="宋体" w:hAnsi="Cambria Math" w:cs="Times New Roman"/>
                        <w:i/>
                        <w:sz w:val="24"/>
                        <w:szCs w:val="24"/>
                      </w:rPr>
                    </w:ins>
                  </m:ctrlPr>
                </m:sSubPr>
                <m:e>
                  <m:r>
                    <w:ins w:id="343" w:author="JiangLinfeng" w:date="2023-10-20T12:12:00Z">
                      <w:rPr>
                        <w:rFonts w:ascii="Cambria Math" w:eastAsia="宋体" w:hAnsi="Cambria Math" w:cs="Times New Roman"/>
                        <w:sz w:val="24"/>
                        <w:szCs w:val="24"/>
                      </w:rPr>
                      <m:t>f</m:t>
                    </w:ins>
                  </m:r>
                </m:e>
                <m:sub>
                  <m:r>
                    <w:ins w:id="344" w:author="JiangLinfeng" w:date="2023-10-20T12:12:00Z">
                      <w:rPr>
                        <w:rFonts w:ascii="Cambria Math" w:eastAsia="宋体" w:hAnsi="Cambria Math" w:cs="Times New Roman"/>
                        <w:sz w:val="24"/>
                        <w:szCs w:val="24"/>
                      </w:rPr>
                      <m:t>Fine</m:t>
                    </w:ins>
                  </m:r>
                </m:sub>
              </m:sSub>
            </m:den>
          </m:f>
        </m:oMath>
      </m:oMathPara>
    </w:p>
    <w:p w14:paraId="0EDCCB08" w14:textId="5437FD8D" w:rsidR="002675B3" w:rsidRDefault="00747E1F">
      <w:pPr>
        <w:spacing w:line="288" w:lineRule="auto"/>
        <w:ind w:firstLineChars="200" w:firstLine="480"/>
        <w:rPr>
          <w:rFonts w:ascii="Times New Roman" w:eastAsia="宋体" w:hAnsi="Times New Roman" w:cs="Times New Roman"/>
          <w:sz w:val="24"/>
          <w:szCs w:val="24"/>
        </w:rPr>
        <w:pPrChange w:id="345" w:author="JiangLinfeng" w:date="2023-10-20T12:28:00Z">
          <w:pPr>
            <w:spacing w:line="288" w:lineRule="auto"/>
            <w:jc w:val="center"/>
          </w:pPr>
        </w:pPrChange>
      </w:pPr>
      <w:ins w:id="346" w:author="JiangLinfeng" w:date="2023-10-20T12:27:00Z">
        <w:r>
          <w:rPr>
            <w:rFonts w:ascii="Times New Roman" w:eastAsia="宋体" w:hAnsi="Times New Roman" w:cs="Times New Roman" w:hint="eastAsia"/>
            <w:sz w:val="24"/>
            <w:szCs w:val="24"/>
          </w:rPr>
          <w:t>此外，针对</w:t>
        </w:r>
        <w:r w:rsidR="00E90B05">
          <w:rPr>
            <w:rFonts w:ascii="Times New Roman" w:eastAsia="宋体" w:hAnsi="Times New Roman" w:cs="Times New Roman" w:hint="eastAsia"/>
            <w:sz w:val="24"/>
            <w:szCs w:val="24"/>
          </w:rPr>
          <w:t>被试对于每个通关视频的创造力评分，为</w:t>
        </w:r>
      </w:ins>
      <w:ins w:id="347" w:author="JiangLinfeng" w:date="2023-10-20T12:28:00Z">
        <w:r w:rsidR="006E74AC">
          <w:rPr>
            <w:rFonts w:ascii="Times New Roman" w:eastAsia="宋体" w:hAnsi="Times New Roman" w:cs="Times New Roman" w:hint="eastAsia"/>
            <w:sz w:val="24"/>
            <w:szCs w:val="24"/>
          </w:rPr>
          <w:t>减少</w:t>
        </w:r>
      </w:ins>
      <w:ins w:id="348" w:author="JiangLinfeng" w:date="2023-10-20T12:27:00Z">
        <w:r w:rsidR="006E74AC">
          <w:rPr>
            <w:rFonts w:ascii="Times New Roman" w:eastAsia="宋体" w:hAnsi="Times New Roman" w:cs="Times New Roman" w:hint="eastAsia"/>
            <w:sz w:val="24"/>
            <w:szCs w:val="24"/>
          </w:rPr>
          <w:t>不同被试评分标准</w:t>
        </w:r>
      </w:ins>
      <w:ins w:id="349" w:author="JiangLinfeng" w:date="2023-10-20T12:28:00Z">
        <w:r w:rsidR="006E74AC">
          <w:rPr>
            <w:rFonts w:ascii="Times New Roman" w:eastAsia="宋体" w:hAnsi="Times New Roman" w:cs="Times New Roman" w:hint="eastAsia"/>
            <w:sz w:val="24"/>
            <w:szCs w:val="24"/>
          </w:rPr>
          <w:t>不一致的干扰，</w:t>
        </w:r>
        <w:r w:rsidR="00942587">
          <w:rPr>
            <w:rFonts w:ascii="Times New Roman" w:eastAsia="宋体" w:hAnsi="Times New Roman" w:cs="Times New Roman" w:hint="eastAsia"/>
            <w:sz w:val="24"/>
            <w:szCs w:val="24"/>
          </w:rPr>
          <w:t>我们对所有被试的创造力评分进行</w:t>
        </w:r>
      </w:ins>
      <w:ins w:id="350" w:author="JiangLinfeng" w:date="2023-10-20T12:29:00Z">
        <w:r w:rsidR="00942587">
          <w:rPr>
            <w:rFonts w:ascii="Times New Roman" w:eastAsia="宋体" w:hAnsi="Times New Roman" w:cs="Times New Roman" w:hint="eastAsia"/>
            <w:sz w:val="24"/>
            <w:szCs w:val="24"/>
          </w:rPr>
          <w:t>被试内</w:t>
        </w:r>
      </w:ins>
      <w:ins w:id="351" w:author="JiangLinfeng" w:date="2023-10-20T12:28:00Z">
        <w:r w:rsidR="00942587">
          <w:rPr>
            <w:rFonts w:ascii="Times New Roman" w:eastAsia="宋体" w:hAnsi="Times New Roman" w:cs="Times New Roman" w:hint="eastAsia"/>
            <w:sz w:val="24"/>
            <w:szCs w:val="24"/>
          </w:rPr>
          <w:t>Max</w:t>
        </w:r>
        <w:r w:rsidR="00942587">
          <w:rPr>
            <w:rFonts w:ascii="Times New Roman" w:eastAsia="宋体" w:hAnsi="Times New Roman" w:cs="Times New Roman"/>
            <w:sz w:val="24"/>
            <w:szCs w:val="24"/>
          </w:rPr>
          <w:t>-M</w:t>
        </w:r>
        <w:r w:rsidR="00942587">
          <w:rPr>
            <w:rFonts w:ascii="Times New Roman" w:eastAsia="宋体" w:hAnsi="Times New Roman" w:cs="Times New Roman" w:hint="eastAsia"/>
            <w:sz w:val="24"/>
            <w:szCs w:val="24"/>
          </w:rPr>
          <w:t>in</w:t>
        </w:r>
      </w:ins>
      <w:ins w:id="352" w:author="JiangLinfeng" w:date="2023-10-20T12:29:00Z">
        <w:r w:rsidR="00942587">
          <w:rPr>
            <w:rFonts w:ascii="Times New Roman" w:eastAsia="宋体" w:hAnsi="Times New Roman" w:cs="Times New Roman" w:hint="eastAsia"/>
            <w:sz w:val="24"/>
            <w:szCs w:val="24"/>
          </w:rPr>
          <w:t>归一化后再纳入相关分析</w:t>
        </w:r>
        <w:r w:rsidR="007E1F09">
          <w:rPr>
            <w:rFonts w:ascii="Times New Roman" w:eastAsia="宋体" w:hAnsi="Times New Roman" w:cs="Times New Roman" w:hint="eastAsia"/>
            <w:sz w:val="24"/>
            <w:szCs w:val="24"/>
          </w:rPr>
          <w:t>。</w:t>
        </w:r>
      </w:ins>
    </w:p>
    <w:p w14:paraId="2315113F" w14:textId="54E7E0BF" w:rsidR="007820D8" w:rsidRDefault="007820D8" w:rsidP="007820D8">
      <w:pPr>
        <w:spacing w:line="288" w:lineRule="auto"/>
        <w:rPr>
          <w:rFonts w:ascii="宋体" w:eastAsia="宋体" w:hAnsi="宋体" w:cs="Times New Roman"/>
          <w:sz w:val="30"/>
          <w:szCs w:val="30"/>
        </w:rPr>
      </w:pPr>
      <w:r>
        <w:rPr>
          <w:rFonts w:ascii="Times New Roman" w:hAnsi="Times New Roman" w:cs="Times New Roman"/>
          <w:sz w:val="30"/>
          <w:szCs w:val="30"/>
        </w:rPr>
        <w:t xml:space="preserve">3 </w:t>
      </w:r>
      <w:r>
        <w:rPr>
          <w:rFonts w:ascii="宋体" w:eastAsia="宋体" w:hAnsi="宋体" w:cs="Times New Roman" w:hint="eastAsia"/>
          <w:sz w:val="30"/>
          <w:szCs w:val="30"/>
        </w:rPr>
        <w:t>结果</w:t>
      </w:r>
    </w:p>
    <w:p w14:paraId="1E5E6596" w14:textId="7B1B0487" w:rsidR="00022DDC" w:rsidRPr="005E2132" w:rsidRDefault="00022DDC" w:rsidP="00022DDC">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 xml:space="preserve">3.1 </w:t>
      </w:r>
      <w:r w:rsidRPr="005E2132">
        <w:rPr>
          <w:rFonts w:ascii="黑体" w:eastAsia="黑体" w:hAnsi="黑体" w:cs="Times New Roman" w:hint="eastAsia"/>
          <w:sz w:val="28"/>
          <w:szCs w:val="28"/>
        </w:rPr>
        <w:t>事件分割结果</w:t>
      </w:r>
    </w:p>
    <w:p w14:paraId="2D2DDA0D" w14:textId="7E123D23" w:rsidR="00E13233" w:rsidRDefault="00F01A13" w:rsidP="00C03862">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sidR="00104B9B">
        <w:rPr>
          <w:rFonts w:ascii="Times New Roman" w:eastAsia="宋体" w:hAnsi="Times New Roman" w:cs="Times New Roman" w:hint="eastAsia"/>
          <w:sz w:val="24"/>
          <w:szCs w:val="24"/>
        </w:rPr>
        <w:t>依照</w:t>
      </w:r>
      <w:r w:rsidR="00753CF6">
        <w:rPr>
          <w:rFonts w:ascii="Times New Roman" w:eastAsia="宋体" w:hAnsi="Times New Roman" w:cs="Times New Roman"/>
          <w:sz w:val="24"/>
          <w:szCs w:val="24"/>
        </w:rPr>
        <w:t>2.3</w:t>
      </w:r>
      <w:r w:rsidR="00753CF6">
        <w:rPr>
          <w:rFonts w:ascii="Times New Roman" w:eastAsia="宋体" w:hAnsi="Times New Roman" w:cs="Times New Roman" w:hint="eastAsia"/>
          <w:sz w:val="24"/>
          <w:szCs w:val="24"/>
        </w:rPr>
        <w:t>中叙述的方法计算得到</w:t>
      </w:r>
      <w:r w:rsidR="00D172FE">
        <w:rPr>
          <w:rFonts w:ascii="Times New Roman" w:eastAsia="宋体" w:hAnsi="Times New Roman" w:cs="Times New Roman" w:hint="eastAsia"/>
          <w:sz w:val="24"/>
          <w:szCs w:val="24"/>
        </w:rPr>
        <w:t>每个被试在不同分割中的</w:t>
      </w:r>
      <w:r w:rsidR="00D506F1">
        <w:rPr>
          <w:rFonts w:ascii="Times New Roman" w:eastAsia="宋体" w:hAnsi="Times New Roman" w:cs="Times New Roman" w:hint="eastAsia"/>
          <w:sz w:val="24"/>
          <w:szCs w:val="24"/>
        </w:rPr>
        <w:t>分割一致性，</w:t>
      </w:r>
      <w:r w:rsidR="00834D70">
        <w:rPr>
          <w:rFonts w:ascii="Times New Roman" w:eastAsia="宋体" w:hAnsi="Times New Roman" w:cs="Times New Roman" w:hint="eastAsia"/>
          <w:sz w:val="24"/>
          <w:szCs w:val="24"/>
        </w:rPr>
        <w:t>每个被试分割的</w:t>
      </w:r>
      <w:proofErr w:type="gramStart"/>
      <w:r w:rsidR="00834D70">
        <w:rPr>
          <w:rFonts w:ascii="Times New Roman" w:eastAsia="宋体" w:hAnsi="Times New Roman" w:cs="Times New Roman" w:hint="eastAsia"/>
          <w:sz w:val="24"/>
          <w:szCs w:val="24"/>
        </w:rPr>
        <w:t>层次齐性</w:t>
      </w:r>
      <w:r w:rsidR="009D7A9F">
        <w:rPr>
          <w:rFonts w:ascii="Times New Roman" w:eastAsia="宋体" w:hAnsi="Times New Roman" w:cs="Times New Roman" w:hint="eastAsia"/>
          <w:sz w:val="24"/>
          <w:szCs w:val="24"/>
        </w:rPr>
        <w:t>及</w:t>
      </w:r>
      <w:r w:rsidR="00834D70">
        <w:rPr>
          <w:rFonts w:ascii="Times New Roman" w:eastAsia="宋体" w:hAnsi="Times New Roman" w:cs="Times New Roman" w:hint="eastAsia"/>
          <w:sz w:val="24"/>
          <w:szCs w:val="24"/>
        </w:rPr>
        <w:t>层次齐性的</w:t>
      </w:r>
      <w:proofErr w:type="gramEnd"/>
      <w:r w:rsidR="00834D70">
        <w:rPr>
          <w:rFonts w:ascii="Times New Roman" w:eastAsia="宋体" w:hAnsi="Times New Roman" w:cs="Times New Roman" w:hint="eastAsia"/>
          <w:sz w:val="24"/>
          <w:szCs w:val="24"/>
        </w:rPr>
        <w:t>期望水平，</w:t>
      </w:r>
      <w:r w:rsidR="00195D3B">
        <w:rPr>
          <w:rFonts w:ascii="Times New Roman" w:eastAsia="宋体" w:hAnsi="Times New Roman" w:cs="Times New Roman" w:hint="eastAsia"/>
          <w:sz w:val="24"/>
          <w:szCs w:val="24"/>
        </w:rPr>
        <w:t>并用</w:t>
      </w:r>
      <w:proofErr w:type="gramStart"/>
      <w:r w:rsidR="00195D3B">
        <w:rPr>
          <w:rFonts w:ascii="Times New Roman" w:eastAsia="宋体" w:hAnsi="Times New Roman" w:cs="Times New Roman" w:hint="eastAsia"/>
          <w:sz w:val="24"/>
          <w:szCs w:val="24"/>
        </w:rPr>
        <w:t>层次齐性</w:t>
      </w:r>
      <w:proofErr w:type="gramEnd"/>
      <w:r w:rsidR="00195D3B">
        <w:rPr>
          <w:rFonts w:ascii="Times New Roman" w:eastAsia="宋体" w:hAnsi="Times New Roman" w:cs="Times New Roman" w:hint="eastAsia"/>
          <w:sz w:val="24"/>
          <w:szCs w:val="24"/>
        </w:rPr>
        <w:t>/</w:t>
      </w:r>
      <w:r w:rsidR="00195D3B">
        <w:rPr>
          <w:rFonts w:ascii="Times New Roman" w:eastAsia="宋体" w:hAnsi="Times New Roman" w:cs="Times New Roman" w:hint="eastAsia"/>
          <w:sz w:val="24"/>
          <w:szCs w:val="24"/>
        </w:rPr>
        <w:t>其期望水平得到</w:t>
      </w:r>
      <w:r w:rsidR="004F2720">
        <w:rPr>
          <w:rFonts w:ascii="Times New Roman" w:eastAsia="宋体" w:hAnsi="Times New Roman" w:cs="Times New Roman" w:hint="eastAsia"/>
          <w:sz w:val="24"/>
          <w:szCs w:val="24"/>
        </w:rPr>
        <w:t>被试分割的相对层次齐性，其范围为</w:t>
      </w:r>
      <w:r w:rsidR="004F2720">
        <w:rPr>
          <w:rFonts w:ascii="Times New Roman" w:eastAsia="宋体" w:hAnsi="Times New Roman" w:cs="Times New Roman" w:hint="eastAsia"/>
          <w:sz w:val="24"/>
          <w:szCs w:val="24"/>
        </w:rPr>
        <w:t>[</w:t>
      </w:r>
      <w:r w:rsidR="004F2720">
        <w:rPr>
          <w:rFonts w:ascii="Times New Roman" w:eastAsia="宋体" w:hAnsi="Times New Roman" w:cs="Times New Roman"/>
          <w:sz w:val="24"/>
          <w:szCs w:val="24"/>
        </w:rPr>
        <w:t>0,1]</w:t>
      </w:r>
      <w:r w:rsidR="004F2720">
        <w:rPr>
          <w:rFonts w:ascii="Times New Roman" w:eastAsia="宋体" w:hAnsi="Times New Roman" w:cs="Times New Roman" w:hint="eastAsia"/>
          <w:sz w:val="24"/>
          <w:szCs w:val="24"/>
        </w:rPr>
        <w:t>，</w:t>
      </w:r>
      <w:r w:rsidR="001D6F90">
        <w:rPr>
          <w:rFonts w:ascii="Times New Roman" w:eastAsia="宋体" w:hAnsi="Times New Roman" w:cs="Times New Roman" w:hint="eastAsia"/>
          <w:sz w:val="24"/>
          <w:szCs w:val="24"/>
        </w:rPr>
        <w:t>值越小代表被试分割的事件结构越具有分层的特点。</w:t>
      </w:r>
      <w:r w:rsidR="00B56317">
        <w:rPr>
          <w:rFonts w:ascii="Times New Roman" w:eastAsia="宋体" w:hAnsi="Times New Roman" w:cs="Times New Roman" w:hint="eastAsia"/>
          <w:sz w:val="24"/>
          <w:szCs w:val="24"/>
        </w:rPr>
        <w:t>不同关卡不同</w:t>
      </w:r>
      <w:del w:id="353" w:author="JiangLinfeng" w:date="2023-10-20T15:53:00Z">
        <w:r w:rsidR="00B56317" w:rsidDel="00387C34">
          <w:rPr>
            <w:rFonts w:ascii="Times New Roman" w:eastAsia="宋体" w:hAnsi="Times New Roman" w:cs="Times New Roman" w:hint="eastAsia"/>
            <w:sz w:val="24"/>
            <w:szCs w:val="24"/>
          </w:rPr>
          <w:delText>存留水平</w:delText>
        </w:r>
      </w:del>
      <w:ins w:id="354" w:author="JiangLinfeng" w:date="2023-10-20T15:53:00Z">
        <w:r w:rsidR="00387C34">
          <w:rPr>
            <w:rFonts w:ascii="Times New Roman" w:eastAsia="宋体" w:hAnsi="Times New Roman" w:cs="Times New Roman" w:hint="eastAsia"/>
            <w:sz w:val="24"/>
            <w:szCs w:val="24"/>
          </w:rPr>
          <w:t>相对保守程度</w:t>
        </w:r>
      </w:ins>
      <w:r w:rsidR="00B56317">
        <w:rPr>
          <w:rFonts w:ascii="Times New Roman" w:eastAsia="宋体" w:hAnsi="Times New Roman" w:cs="Times New Roman" w:hint="eastAsia"/>
          <w:sz w:val="24"/>
          <w:szCs w:val="24"/>
        </w:rPr>
        <w:t>通关视频</w:t>
      </w:r>
      <w:r w:rsidR="00F96FE4">
        <w:rPr>
          <w:rFonts w:ascii="Times New Roman" w:eastAsia="宋体" w:hAnsi="Times New Roman" w:cs="Times New Roman" w:hint="eastAsia"/>
          <w:sz w:val="24"/>
          <w:szCs w:val="24"/>
        </w:rPr>
        <w:t>经被试分割得到的</w:t>
      </w:r>
      <w:r w:rsidR="00184945">
        <w:rPr>
          <w:rFonts w:ascii="Times New Roman" w:eastAsia="宋体" w:hAnsi="Times New Roman" w:cs="Times New Roman" w:hint="eastAsia"/>
          <w:sz w:val="24"/>
          <w:szCs w:val="24"/>
        </w:rPr>
        <w:t>分割一致性与</w:t>
      </w:r>
      <w:r w:rsidR="00E70303">
        <w:rPr>
          <w:rFonts w:ascii="Times New Roman" w:eastAsia="宋体" w:hAnsi="Times New Roman" w:cs="Times New Roman" w:hint="eastAsia"/>
          <w:sz w:val="24"/>
          <w:szCs w:val="24"/>
        </w:rPr>
        <w:t>相对</w:t>
      </w:r>
      <w:proofErr w:type="gramStart"/>
      <w:r w:rsidR="00184945">
        <w:rPr>
          <w:rFonts w:ascii="Times New Roman" w:eastAsia="宋体" w:hAnsi="Times New Roman" w:cs="Times New Roman" w:hint="eastAsia"/>
          <w:sz w:val="24"/>
          <w:szCs w:val="24"/>
        </w:rPr>
        <w:t>层次齐性见图</w:t>
      </w:r>
      <w:proofErr w:type="gramEnd"/>
      <w:r w:rsidR="00184945">
        <w:rPr>
          <w:rFonts w:ascii="Times New Roman" w:eastAsia="宋体" w:hAnsi="Times New Roman" w:cs="Times New Roman"/>
          <w:sz w:val="24"/>
          <w:szCs w:val="24"/>
        </w:rPr>
        <w:t>6</w:t>
      </w:r>
      <w:r w:rsidR="00184945">
        <w:rPr>
          <w:rFonts w:ascii="Times New Roman" w:eastAsia="宋体" w:hAnsi="Times New Roman" w:cs="Times New Roman" w:hint="eastAsia"/>
          <w:sz w:val="24"/>
          <w:szCs w:val="24"/>
        </w:rPr>
        <w:t>、图</w:t>
      </w:r>
      <w:r w:rsidR="00184945">
        <w:rPr>
          <w:rFonts w:ascii="Times New Roman" w:eastAsia="宋体" w:hAnsi="Times New Roman" w:cs="Times New Roman" w:hint="eastAsia"/>
          <w:sz w:val="24"/>
          <w:szCs w:val="24"/>
        </w:rPr>
        <w:t>7</w:t>
      </w:r>
      <w:r w:rsidR="00184945">
        <w:rPr>
          <w:rFonts w:ascii="Times New Roman" w:eastAsia="宋体" w:hAnsi="Times New Roman" w:cs="Times New Roman" w:hint="eastAsia"/>
          <w:sz w:val="24"/>
          <w:szCs w:val="24"/>
        </w:rPr>
        <w:t>。</w:t>
      </w:r>
    </w:p>
    <w:p w14:paraId="568A2207" w14:textId="3B9B54EF" w:rsidR="00ED31B4" w:rsidRDefault="00141892" w:rsidP="00ED31B4">
      <w:pPr>
        <w:spacing w:line="288" w:lineRule="auto"/>
        <w:jc w:val="center"/>
        <w:rPr>
          <w:ins w:id="355" w:author="JiangLinfeng" w:date="2023-10-20T15:50:00Z"/>
          <w:rFonts w:ascii="Times New Roman" w:eastAsia="宋体" w:hAnsi="Times New Roman" w:cs="Times New Roman"/>
          <w:sz w:val="24"/>
          <w:szCs w:val="24"/>
        </w:rPr>
      </w:pPr>
      <w:del w:id="356" w:author="JiangLinfeng" w:date="2023-10-20T15:49:00Z">
        <w:r w:rsidDel="00CD55BE">
          <w:rPr>
            <w:rFonts w:ascii="Times New Roman" w:eastAsia="宋体" w:hAnsi="Times New Roman" w:cs="Times New Roman"/>
            <w:noProof/>
            <w:sz w:val="24"/>
            <w:szCs w:val="24"/>
          </w:rPr>
          <w:lastRenderedPageBreak/>
          <w:drawing>
            <wp:inline distT="0" distB="0" distL="0" distR="0" wp14:anchorId="208B2284" wp14:editId="060CFEE5">
              <wp:extent cx="5274310" cy="3956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del>
    </w:p>
    <w:p w14:paraId="51162213" w14:textId="179CBA6E" w:rsidR="00CD55BE" w:rsidRDefault="00E31D24" w:rsidP="00ED31B4">
      <w:pPr>
        <w:spacing w:line="288"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2A8D4B1" wp14:editId="1DACEADC">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E74C2B9" w14:textId="105D6A3B" w:rsidR="00910FEB" w:rsidRDefault="00910FEB" w:rsidP="00910FEB">
      <w:pPr>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 </w:t>
      </w:r>
      <w:r w:rsidR="00C509F0">
        <w:rPr>
          <w:rFonts w:ascii="Times New Roman" w:eastAsia="宋体" w:hAnsi="Times New Roman" w:cs="Times New Roman" w:hint="eastAsia"/>
          <w:sz w:val="24"/>
          <w:szCs w:val="24"/>
        </w:rPr>
        <w:t>被试分割不同游戏通关视频的分割一致性</w:t>
      </w:r>
    </w:p>
    <w:p w14:paraId="46633707" w14:textId="1CC05929" w:rsidR="0069096A" w:rsidRDefault="00297700" w:rsidP="00910FEB">
      <w:pPr>
        <w:spacing w:line="288" w:lineRule="auto"/>
        <w:jc w:val="center"/>
        <w:rPr>
          <w:rFonts w:ascii="Times New Roman" w:eastAsia="宋体" w:hAnsi="Times New Roman" w:cs="Times New Roman"/>
          <w:szCs w:val="21"/>
        </w:rPr>
      </w:pPr>
      <w:r>
        <w:rPr>
          <w:rFonts w:ascii="Times New Roman" w:eastAsia="宋体" w:hAnsi="Times New Roman" w:cs="Times New Roman" w:hint="eastAsia"/>
          <w:szCs w:val="21"/>
        </w:rPr>
        <w:t>注</w:t>
      </w:r>
      <w:r w:rsidR="0042089E">
        <w:rPr>
          <w:rFonts w:ascii="Times New Roman" w:eastAsia="宋体" w:hAnsi="Times New Roman" w:cs="Times New Roman" w:hint="eastAsia"/>
          <w:szCs w:val="21"/>
        </w:rPr>
        <w:t>：</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b/c/d/e</w:t>
      </w:r>
      <w:r>
        <w:rPr>
          <w:rFonts w:ascii="Times New Roman" w:eastAsia="宋体" w:hAnsi="Times New Roman" w:cs="Times New Roman" w:hint="eastAsia"/>
          <w:szCs w:val="21"/>
        </w:rPr>
        <w:t>分别代表</w:t>
      </w:r>
      <w:r w:rsidR="00D531AE">
        <w:rPr>
          <w:rFonts w:ascii="Times New Roman" w:eastAsia="宋体" w:hAnsi="Times New Roman" w:cs="Times New Roman" w:hint="eastAsia"/>
          <w:szCs w:val="21"/>
        </w:rPr>
        <w:t>第一至第五关；</w:t>
      </w:r>
      <w:r w:rsidR="00D531AE">
        <w:rPr>
          <w:rFonts w:ascii="Times New Roman" w:eastAsia="宋体" w:hAnsi="Times New Roman" w:cs="Times New Roman" w:hint="eastAsia"/>
          <w:szCs w:val="21"/>
        </w:rPr>
        <w:t>ii</w:t>
      </w:r>
      <w:r w:rsidR="00D531AE">
        <w:rPr>
          <w:rFonts w:ascii="Times New Roman" w:eastAsia="宋体" w:hAnsi="Times New Roman" w:cs="Times New Roman"/>
          <w:szCs w:val="21"/>
        </w:rPr>
        <w:t xml:space="preserve">) </w:t>
      </w:r>
      <w:r w:rsidR="00ED31B4">
        <w:rPr>
          <w:rFonts w:ascii="Times New Roman" w:eastAsia="宋体" w:hAnsi="Times New Roman" w:cs="Times New Roman" w:hint="eastAsia"/>
          <w:szCs w:val="21"/>
        </w:rPr>
        <w:t>psv</w:t>
      </w:r>
      <w:r w:rsidR="00331564">
        <w:rPr>
          <w:rFonts w:ascii="Times New Roman" w:eastAsia="宋体" w:hAnsi="Times New Roman" w:cs="Times New Roman" w:hint="eastAsia"/>
          <w:szCs w:val="21"/>
        </w:rPr>
        <w:t>代表</w:t>
      </w:r>
      <w:del w:id="357" w:author="JiangLinfeng" w:date="2023-10-20T15:53:00Z">
        <w:r w:rsidR="00331564" w:rsidDel="00387C34">
          <w:rPr>
            <w:rFonts w:ascii="Times New Roman" w:eastAsia="宋体" w:hAnsi="Times New Roman" w:cs="Times New Roman" w:hint="eastAsia"/>
            <w:szCs w:val="21"/>
          </w:rPr>
          <w:delText>存留水平</w:delText>
        </w:r>
      </w:del>
      <w:ins w:id="358" w:author="JiangLinfeng" w:date="2023-10-20T15:53:00Z">
        <w:r w:rsidR="00387C34">
          <w:rPr>
            <w:rFonts w:ascii="Times New Roman" w:eastAsia="宋体" w:hAnsi="Times New Roman" w:cs="Times New Roman" w:hint="eastAsia"/>
            <w:szCs w:val="21"/>
          </w:rPr>
          <w:t>相对保守程度</w:t>
        </w:r>
      </w:ins>
      <w:r w:rsidR="00331564">
        <w:rPr>
          <w:rFonts w:ascii="Times New Roman" w:eastAsia="宋体" w:hAnsi="Times New Roman" w:cs="Times New Roman" w:hint="eastAsia"/>
          <w:szCs w:val="21"/>
        </w:rPr>
        <w:t>(preservation</w:t>
      </w:r>
      <w:r w:rsidR="00331564">
        <w:rPr>
          <w:rFonts w:ascii="Times New Roman" w:eastAsia="宋体" w:hAnsi="Times New Roman" w:cs="Times New Roman"/>
          <w:szCs w:val="21"/>
        </w:rPr>
        <w:t>)</w:t>
      </w:r>
      <w:r w:rsidR="00CD1050">
        <w:rPr>
          <w:rFonts w:ascii="Times New Roman" w:eastAsia="宋体" w:hAnsi="Times New Roman" w:cs="Times New Roman" w:hint="eastAsia"/>
          <w:szCs w:val="21"/>
        </w:rPr>
        <w:t>；</w:t>
      </w:r>
    </w:p>
    <w:p w14:paraId="15BBF151" w14:textId="77777777" w:rsidR="007B522B" w:rsidRDefault="00BA1563" w:rsidP="00910FEB">
      <w:pPr>
        <w:spacing w:line="288" w:lineRule="auto"/>
        <w:jc w:val="center"/>
        <w:rPr>
          <w:ins w:id="359" w:author="JiangLinfeng" w:date="2023-10-20T12:30:00Z"/>
          <w:rFonts w:ascii="Times New Roman" w:eastAsia="宋体" w:hAnsi="Times New Roman" w:cs="Times New Roman"/>
          <w:szCs w:val="21"/>
        </w:rPr>
      </w:pPr>
      <w:r>
        <w:rPr>
          <w:rFonts w:ascii="Times New Roman" w:eastAsia="宋体" w:hAnsi="Times New Roman" w:cs="Times New Roman"/>
          <w:szCs w:val="21"/>
        </w:rPr>
        <w:lastRenderedPageBreak/>
        <w:t>iii) seg_argee</w:t>
      </w:r>
      <w:r>
        <w:rPr>
          <w:rFonts w:ascii="Times New Roman" w:eastAsia="宋体" w:hAnsi="Times New Roman" w:cs="Times New Roman" w:hint="eastAsia"/>
          <w:szCs w:val="21"/>
        </w:rPr>
        <w:t>代表分割一致性</w:t>
      </w:r>
      <w:r w:rsidR="001713E4">
        <w:rPr>
          <w:rFonts w:ascii="Times New Roman" w:eastAsia="宋体" w:hAnsi="Times New Roman" w:cs="Times New Roman" w:hint="eastAsia"/>
          <w:szCs w:val="21"/>
        </w:rPr>
        <w:t>；</w:t>
      </w:r>
      <w:r w:rsidR="001713E4">
        <w:rPr>
          <w:rFonts w:ascii="Times New Roman" w:eastAsia="宋体" w:hAnsi="Times New Roman" w:cs="Times New Roman" w:hint="eastAsia"/>
          <w:szCs w:val="21"/>
        </w:rPr>
        <w:t>iiii</w:t>
      </w:r>
      <w:r w:rsidR="001713E4">
        <w:rPr>
          <w:rFonts w:ascii="Times New Roman" w:eastAsia="宋体" w:hAnsi="Times New Roman" w:cs="Times New Roman"/>
          <w:szCs w:val="21"/>
        </w:rPr>
        <w:t xml:space="preserve">) </w:t>
      </w:r>
      <w:r w:rsidR="001713E4">
        <w:rPr>
          <w:rFonts w:ascii="Times New Roman" w:eastAsia="宋体" w:hAnsi="Times New Roman" w:cs="Times New Roman" w:hint="eastAsia"/>
          <w:szCs w:val="21"/>
        </w:rPr>
        <w:t>图中误差线表示标准误</w:t>
      </w:r>
      <w:ins w:id="360" w:author="JiangLinfeng" w:date="2023-10-20T12:30:00Z">
        <w:r w:rsidR="00D84B72">
          <w:rPr>
            <w:rFonts w:ascii="Times New Roman" w:eastAsia="宋体" w:hAnsi="Times New Roman" w:cs="Times New Roman" w:hint="eastAsia"/>
            <w:szCs w:val="21"/>
          </w:rPr>
          <w:t>;</w:t>
        </w:r>
        <w:r w:rsidR="00D84B72">
          <w:rPr>
            <w:rFonts w:ascii="Times New Roman" w:eastAsia="宋体" w:hAnsi="Times New Roman" w:cs="Times New Roman" w:hint="eastAsia"/>
            <w:szCs w:val="21"/>
          </w:rPr>
          <w:t>；</w:t>
        </w:r>
      </w:ins>
    </w:p>
    <w:p w14:paraId="6AC11D17" w14:textId="63A8266A" w:rsidR="00297700" w:rsidRDefault="00D84B72" w:rsidP="00910FEB">
      <w:pPr>
        <w:spacing w:line="288" w:lineRule="auto"/>
        <w:jc w:val="center"/>
        <w:rPr>
          <w:rFonts w:ascii="Times New Roman" w:eastAsia="宋体" w:hAnsi="Times New Roman" w:cs="Times New Roman"/>
          <w:szCs w:val="21"/>
        </w:rPr>
      </w:pPr>
      <w:ins w:id="361" w:author="JiangLinfeng" w:date="2023-10-20T12:30:00Z">
        <w:r>
          <w:rPr>
            <w:rFonts w:ascii="Times New Roman" w:eastAsia="宋体" w:hAnsi="Times New Roman" w:cs="Times New Roman" w:hint="eastAsia"/>
            <w:szCs w:val="21"/>
          </w:rPr>
          <w:t>iiiii</w:t>
        </w:r>
        <w:r>
          <w:rPr>
            <w:rFonts w:ascii="Times New Roman" w:eastAsia="宋体" w:hAnsi="Times New Roman" w:cs="Times New Roman"/>
            <w:szCs w:val="21"/>
          </w:rPr>
          <w:t xml:space="preserve">) </w:t>
        </w:r>
        <w:r>
          <w:rPr>
            <w:rFonts w:ascii="Times New Roman" w:eastAsia="宋体" w:hAnsi="Times New Roman" w:cs="Times New Roman" w:hint="eastAsia"/>
            <w:szCs w:val="21"/>
          </w:rPr>
          <w:t>图中十字标记为</w:t>
        </w:r>
        <w:r w:rsidR="007B522B">
          <w:rPr>
            <w:rFonts w:ascii="Times New Roman" w:eastAsia="宋体" w:hAnsi="Times New Roman" w:cs="Times New Roman" w:hint="eastAsia"/>
            <w:szCs w:val="21"/>
          </w:rPr>
          <w:t>该视频对应的</w:t>
        </w:r>
        <w:r w:rsidR="00746564">
          <w:rPr>
            <w:rFonts w:ascii="Times New Roman" w:eastAsia="宋体" w:hAnsi="Times New Roman" w:cs="Times New Roman" w:hint="eastAsia"/>
            <w:szCs w:val="21"/>
          </w:rPr>
          <w:t>机会水平下分割一致性的值</w:t>
        </w:r>
      </w:ins>
    </w:p>
    <w:p w14:paraId="754886F9" w14:textId="2DB5061E" w:rsidR="0079405A" w:rsidRPr="008C4CE8" w:rsidRDefault="005A5DE1" w:rsidP="00910FEB">
      <w:pPr>
        <w:spacing w:line="288" w:lineRule="auto"/>
        <w:jc w:val="center"/>
        <w:rPr>
          <w:rFonts w:ascii="Times New Roman" w:eastAsia="宋体" w:hAnsi="Times New Roman" w:cs="Times New Roman"/>
          <w:szCs w:val="21"/>
        </w:rPr>
      </w:pPr>
      <w:commentRangeStart w:id="362"/>
      <w:commentRangeEnd w:id="362"/>
      <w:r>
        <w:rPr>
          <w:rStyle w:val="aa"/>
        </w:rPr>
        <w:commentReference w:id="362"/>
      </w:r>
      <w:r w:rsidR="00DD1DB8">
        <w:rPr>
          <w:rFonts w:ascii="Times New Roman" w:eastAsia="宋体" w:hAnsi="Times New Roman" w:cs="Times New Roman"/>
          <w:noProof/>
          <w:szCs w:val="21"/>
        </w:rPr>
        <w:drawing>
          <wp:inline distT="0" distB="0" distL="0" distR="0" wp14:anchorId="14B87B6D" wp14:editId="4E715148">
            <wp:extent cx="5274310" cy="3331210"/>
            <wp:effectExtent l="0" t="0" r="2540" b="254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331210"/>
                    </a:xfrm>
                    <a:prstGeom prst="rect">
                      <a:avLst/>
                    </a:prstGeom>
                  </pic:spPr>
                </pic:pic>
              </a:graphicData>
            </a:graphic>
          </wp:inline>
        </w:drawing>
      </w:r>
    </w:p>
    <w:p w14:paraId="4D38B2CD" w14:textId="065527E5" w:rsidR="004D5B87" w:rsidRDefault="004D5B87" w:rsidP="00245177">
      <w:pPr>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 xml:space="preserve">7 </w:t>
      </w:r>
      <w:r>
        <w:rPr>
          <w:rFonts w:ascii="Times New Roman" w:eastAsia="宋体" w:hAnsi="Times New Roman" w:cs="Times New Roman" w:hint="eastAsia"/>
          <w:sz w:val="24"/>
          <w:szCs w:val="24"/>
        </w:rPr>
        <w:t>被试分割不同游戏通关视频的</w:t>
      </w:r>
      <w:r w:rsidR="00510DBD">
        <w:rPr>
          <w:rFonts w:ascii="Times New Roman" w:eastAsia="宋体" w:hAnsi="Times New Roman" w:cs="Times New Roman" w:hint="eastAsia"/>
          <w:sz w:val="24"/>
          <w:szCs w:val="24"/>
        </w:rPr>
        <w:t>相对</w:t>
      </w:r>
      <w:r>
        <w:rPr>
          <w:rFonts w:ascii="Times New Roman" w:eastAsia="宋体" w:hAnsi="Times New Roman" w:cs="Times New Roman" w:hint="eastAsia"/>
          <w:sz w:val="24"/>
          <w:szCs w:val="24"/>
        </w:rPr>
        <w:t>层次齐性</w:t>
      </w:r>
    </w:p>
    <w:p w14:paraId="0C53FF38" w14:textId="7FDECC2D" w:rsidR="00B51B29" w:rsidRDefault="00B51B29" w:rsidP="00B51B29">
      <w:pPr>
        <w:spacing w:line="288" w:lineRule="auto"/>
        <w:jc w:val="center"/>
        <w:rPr>
          <w:rFonts w:ascii="Times New Roman" w:eastAsia="宋体" w:hAnsi="Times New Roman" w:cs="Times New Roman"/>
          <w:szCs w:val="21"/>
        </w:rPr>
      </w:pPr>
      <w:r>
        <w:rPr>
          <w:rFonts w:ascii="Times New Roman" w:eastAsia="宋体" w:hAnsi="Times New Roman" w:cs="Times New Roman" w:hint="eastAsia"/>
          <w:szCs w:val="21"/>
        </w:rPr>
        <w:t>注：图中误差线表示标准误</w:t>
      </w:r>
    </w:p>
    <w:p w14:paraId="3417EC86" w14:textId="16CF5D95" w:rsidR="004D5B87" w:rsidRPr="004B4217" w:rsidRDefault="006249AA" w:rsidP="00776D1E">
      <w:pPr>
        <w:spacing w:line="288" w:lineRule="auto"/>
        <w:ind w:firstLineChars="200" w:firstLine="480"/>
        <w:jc w:val="left"/>
        <w:rPr>
          <w:rFonts w:ascii="Times New Roman" w:eastAsia="宋体" w:hAnsi="Times New Roman" w:cs="Times New Roman"/>
          <w:sz w:val="24"/>
          <w:szCs w:val="24"/>
        </w:rPr>
      </w:pPr>
      <w:r w:rsidRPr="3BCD707E">
        <w:rPr>
          <w:rFonts w:ascii="Times New Roman" w:eastAsia="宋体" w:hAnsi="Times New Roman" w:cs="Times New Roman"/>
          <w:sz w:val="24"/>
          <w:szCs w:val="24"/>
        </w:rPr>
        <w:t>从图</w:t>
      </w:r>
      <w:r w:rsidRPr="3BCD707E">
        <w:rPr>
          <w:rFonts w:ascii="Times New Roman" w:eastAsia="宋体" w:hAnsi="Times New Roman" w:cs="Times New Roman"/>
          <w:sz w:val="24"/>
          <w:szCs w:val="24"/>
        </w:rPr>
        <w:t>6</w:t>
      </w:r>
      <w:r w:rsidRPr="3BCD707E">
        <w:rPr>
          <w:rFonts w:ascii="Times New Roman" w:eastAsia="宋体" w:hAnsi="Times New Roman" w:cs="Times New Roman"/>
          <w:sz w:val="24"/>
          <w:szCs w:val="24"/>
        </w:rPr>
        <w:t>可以看出，</w:t>
      </w:r>
      <w:r w:rsidR="009E70E0" w:rsidRPr="3BCD707E">
        <w:rPr>
          <w:rFonts w:ascii="Times New Roman" w:eastAsia="宋体" w:hAnsi="Times New Roman" w:cs="Times New Roman"/>
          <w:sz w:val="24"/>
          <w:szCs w:val="24"/>
        </w:rPr>
        <w:t>所有被试进行事件分割的一致性</w:t>
      </w:r>
      <w:r w:rsidR="0025061C" w:rsidRPr="3BCD707E">
        <w:rPr>
          <w:rFonts w:ascii="Times New Roman" w:eastAsia="宋体" w:hAnsi="Times New Roman" w:cs="Times New Roman"/>
          <w:sz w:val="24"/>
          <w:szCs w:val="24"/>
        </w:rPr>
        <w:t>分数均</w:t>
      </w:r>
      <w:r w:rsidR="009E70E0" w:rsidRPr="3BCD707E">
        <w:rPr>
          <w:rFonts w:ascii="Times New Roman" w:eastAsia="宋体" w:hAnsi="Times New Roman" w:cs="Times New Roman"/>
          <w:sz w:val="24"/>
          <w:szCs w:val="24"/>
        </w:rPr>
        <w:t>较高</w:t>
      </w:r>
      <w:commentRangeStart w:id="363"/>
      <w:r w:rsidR="00F62761" w:rsidRPr="3BCD707E">
        <w:rPr>
          <w:rFonts w:ascii="Times New Roman" w:eastAsia="宋体" w:hAnsi="Times New Roman" w:cs="Times New Roman"/>
          <w:color w:val="0D0D0D" w:themeColor="text1" w:themeTint="F2"/>
          <w:sz w:val="24"/>
          <w:szCs w:val="24"/>
        </w:rPr>
        <w:t>（</w:t>
      </w:r>
      <w:ins w:id="364" w:author="JiangLinfeng" w:date="2023-10-20T12:29:00Z">
        <w:r w:rsidR="00DF7957">
          <w:rPr>
            <w:rFonts w:ascii="Times New Roman" w:eastAsia="宋体" w:hAnsi="Times New Roman" w:cs="Times New Roman" w:hint="eastAsia"/>
            <w:color w:val="0D0D0D" w:themeColor="text1" w:themeTint="F2"/>
            <w:sz w:val="24"/>
            <w:szCs w:val="24"/>
          </w:rPr>
          <w:t>均高于图中标注的随机水平</w:t>
        </w:r>
      </w:ins>
      <w:del w:id="365" w:author="JiangLinfeng" w:date="2023-10-20T12:29:00Z">
        <w:r w:rsidR="00F62761" w:rsidRPr="3BCD707E" w:rsidDel="00DF7957">
          <w:rPr>
            <w:rFonts w:ascii="Times New Roman" w:eastAsia="宋体" w:hAnsi="Times New Roman" w:cs="Times New Roman"/>
            <w:color w:val="0D0D0D" w:themeColor="text1" w:themeTint="F2"/>
            <w:sz w:val="24"/>
            <w:szCs w:val="24"/>
          </w:rPr>
          <w:delText>随机水平</w:delText>
        </w:r>
        <w:r w:rsidR="00441496" w:rsidRPr="3BCD707E" w:rsidDel="00DF7957">
          <w:rPr>
            <w:rFonts w:ascii="Times New Roman" w:eastAsia="宋体" w:hAnsi="Times New Roman" w:cs="Times New Roman"/>
            <w:color w:val="0D0D0D" w:themeColor="text1" w:themeTint="F2"/>
            <w:sz w:val="24"/>
            <w:szCs w:val="24"/>
          </w:rPr>
          <w:delText>为</w:delText>
        </w:r>
      </w:del>
      <w:r w:rsidR="00F62761" w:rsidRPr="3BCD707E">
        <w:rPr>
          <w:rFonts w:ascii="Times New Roman" w:eastAsia="宋体" w:hAnsi="Times New Roman" w:cs="Times New Roman"/>
          <w:color w:val="0D0D0D" w:themeColor="text1" w:themeTint="F2"/>
          <w:sz w:val="24"/>
          <w:szCs w:val="24"/>
        </w:rPr>
        <w:t>）</w:t>
      </w:r>
      <w:commentRangeEnd w:id="363"/>
      <w:r>
        <w:commentReference w:id="363"/>
      </w:r>
      <w:r w:rsidR="009E70E0" w:rsidRPr="3BCD707E">
        <w:rPr>
          <w:rFonts w:ascii="Times New Roman" w:eastAsia="宋体" w:hAnsi="Times New Roman" w:cs="Times New Roman"/>
          <w:sz w:val="24"/>
          <w:szCs w:val="24"/>
        </w:rPr>
        <w:t>，说明被试应该</w:t>
      </w:r>
      <w:r w:rsidR="00241B59" w:rsidRPr="3BCD707E">
        <w:rPr>
          <w:rFonts w:ascii="Times New Roman" w:eastAsia="宋体" w:hAnsi="Times New Roman" w:cs="Times New Roman"/>
          <w:sz w:val="24"/>
          <w:szCs w:val="24"/>
        </w:rPr>
        <w:t>正确地理解了事件分割的实验要求，</w:t>
      </w:r>
      <w:r w:rsidR="009E70E0" w:rsidRPr="3BCD707E">
        <w:rPr>
          <w:rFonts w:ascii="Times New Roman" w:eastAsia="宋体" w:hAnsi="Times New Roman" w:cs="Times New Roman"/>
          <w:sz w:val="24"/>
          <w:szCs w:val="24"/>
        </w:rPr>
        <w:t>可以较好地完成事件分割的实验任务</w:t>
      </w:r>
      <w:r w:rsidR="008C4909" w:rsidRPr="3BCD707E">
        <w:rPr>
          <w:rFonts w:ascii="Times New Roman" w:eastAsia="宋体" w:hAnsi="Times New Roman" w:cs="Times New Roman"/>
          <w:sz w:val="24"/>
          <w:szCs w:val="24"/>
        </w:rPr>
        <w:t>。</w:t>
      </w:r>
      <w:r w:rsidR="007532F2" w:rsidRPr="3BCD707E">
        <w:rPr>
          <w:rFonts w:ascii="Times New Roman" w:eastAsia="宋体" w:hAnsi="Times New Roman" w:cs="Times New Roman"/>
          <w:sz w:val="24"/>
          <w:szCs w:val="24"/>
        </w:rPr>
        <w:t>而在图</w:t>
      </w:r>
      <w:r w:rsidR="007532F2" w:rsidRPr="3BCD707E">
        <w:rPr>
          <w:rFonts w:ascii="Times New Roman" w:eastAsia="宋体" w:hAnsi="Times New Roman" w:cs="Times New Roman"/>
          <w:sz w:val="24"/>
          <w:szCs w:val="24"/>
        </w:rPr>
        <w:t>7</w:t>
      </w:r>
      <w:r w:rsidR="00FD2234" w:rsidRPr="3BCD707E">
        <w:rPr>
          <w:rFonts w:ascii="Times New Roman" w:eastAsia="宋体" w:hAnsi="Times New Roman" w:cs="Times New Roman"/>
          <w:sz w:val="24"/>
          <w:szCs w:val="24"/>
        </w:rPr>
        <w:t>中可以看出，被试事件分割的</w:t>
      </w:r>
      <w:r w:rsidR="0083589F" w:rsidRPr="3BCD707E">
        <w:rPr>
          <w:rFonts w:ascii="Times New Roman" w:eastAsia="宋体" w:hAnsi="Times New Roman" w:cs="Times New Roman"/>
          <w:sz w:val="24"/>
          <w:szCs w:val="24"/>
        </w:rPr>
        <w:t>相对</w:t>
      </w:r>
      <w:proofErr w:type="gramStart"/>
      <w:r w:rsidR="00FD2234" w:rsidRPr="3BCD707E">
        <w:rPr>
          <w:rFonts w:ascii="Times New Roman" w:eastAsia="宋体" w:hAnsi="Times New Roman" w:cs="Times New Roman"/>
          <w:sz w:val="24"/>
          <w:szCs w:val="24"/>
        </w:rPr>
        <w:t>层次齐性</w:t>
      </w:r>
      <w:r w:rsidR="0083589F" w:rsidRPr="3BCD707E">
        <w:rPr>
          <w:rFonts w:ascii="Times New Roman" w:eastAsia="宋体" w:hAnsi="Times New Roman" w:cs="Times New Roman"/>
          <w:sz w:val="24"/>
          <w:szCs w:val="24"/>
        </w:rPr>
        <w:t>均</w:t>
      </w:r>
      <w:proofErr w:type="gramEnd"/>
      <w:r w:rsidR="0083589F" w:rsidRPr="3BCD707E">
        <w:rPr>
          <w:rFonts w:ascii="Times New Roman" w:eastAsia="宋体" w:hAnsi="Times New Roman" w:cs="Times New Roman"/>
          <w:sz w:val="24"/>
          <w:szCs w:val="24"/>
        </w:rPr>
        <w:t>远小于</w:t>
      </w:r>
      <w:r w:rsidR="005426A4" w:rsidRPr="3BCD707E">
        <w:rPr>
          <w:rFonts w:ascii="Times New Roman" w:eastAsia="宋体" w:hAnsi="Times New Roman" w:cs="Times New Roman"/>
          <w:sz w:val="24"/>
          <w:szCs w:val="24"/>
        </w:rPr>
        <w:t>机会水平</w:t>
      </w:r>
      <w:r w:rsidR="00FA1632" w:rsidRPr="3BCD707E">
        <w:rPr>
          <w:rFonts w:ascii="Times New Roman" w:eastAsia="宋体" w:hAnsi="Times New Roman" w:cs="Times New Roman"/>
          <w:sz w:val="24"/>
          <w:szCs w:val="24"/>
        </w:rPr>
        <w:t>1</w:t>
      </w:r>
      <w:r w:rsidR="0083589F" w:rsidRPr="3BCD707E">
        <w:rPr>
          <w:rFonts w:ascii="Times New Roman" w:eastAsia="宋体" w:hAnsi="Times New Roman" w:cs="Times New Roman"/>
          <w:sz w:val="24"/>
          <w:szCs w:val="24"/>
        </w:rPr>
        <w:t>，即被试分割的</w:t>
      </w:r>
      <w:proofErr w:type="gramStart"/>
      <w:r w:rsidR="0083589F" w:rsidRPr="3BCD707E">
        <w:rPr>
          <w:rFonts w:ascii="Times New Roman" w:eastAsia="宋体" w:hAnsi="Times New Roman" w:cs="Times New Roman"/>
          <w:sz w:val="24"/>
          <w:szCs w:val="24"/>
        </w:rPr>
        <w:t>层次齐性</w:t>
      </w:r>
      <w:r w:rsidR="00FD2234" w:rsidRPr="3BCD707E">
        <w:rPr>
          <w:rFonts w:ascii="Times New Roman" w:eastAsia="宋体" w:hAnsi="Times New Roman" w:cs="Times New Roman"/>
          <w:sz w:val="24"/>
          <w:szCs w:val="24"/>
        </w:rPr>
        <w:t>远</w:t>
      </w:r>
      <w:proofErr w:type="gramEnd"/>
      <w:r w:rsidR="00FD2234" w:rsidRPr="3BCD707E">
        <w:rPr>
          <w:rFonts w:ascii="Times New Roman" w:eastAsia="宋体" w:hAnsi="Times New Roman" w:cs="Times New Roman"/>
          <w:sz w:val="24"/>
          <w:szCs w:val="24"/>
        </w:rPr>
        <w:t>小于</w:t>
      </w:r>
      <w:r w:rsidR="0083589F" w:rsidRPr="3BCD707E">
        <w:rPr>
          <w:rFonts w:ascii="Times New Roman" w:eastAsia="宋体" w:hAnsi="Times New Roman" w:cs="Times New Roman"/>
          <w:sz w:val="24"/>
          <w:szCs w:val="24"/>
        </w:rPr>
        <w:t>其</w:t>
      </w:r>
      <w:r w:rsidR="00FD2234" w:rsidRPr="3BCD707E">
        <w:rPr>
          <w:rFonts w:ascii="Times New Roman" w:eastAsia="宋体" w:hAnsi="Times New Roman" w:cs="Times New Roman"/>
          <w:sz w:val="24"/>
          <w:szCs w:val="24"/>
        </w:rPr>
        <w:t>期望水平，说明</w:t>
      </w:r>
      <w:r w:rsidR="00E81BA0" w:rsidRPr="3BCD707E">
        <w:rPr>
          <w:rFonts w:ascii="Times New Roman" w:eastAsia="宋体" w:hAnsi="Times New Roman" w:cs="Times New Roman"/>
          <w:sz w:val="24"/>
          <w:szCs w:val="24"/>
        </w:rPr>
        <w:t>被试对于</w:t>
      </w:r>
      <w:r w:rsidR="005D1D82" w:rsidRPr="3BCD707E">
        <w:rPr>
          <w:rFonts w:ascii="Times New Roman" w:eastAsia="宋体" w:hAnsi="Times New Roman" w:cs="Times New Roman"/>
          <w:sz w:val="24"/>
          <w:szCs w:val="24"/>
        </w:rPr>
        <w:t>其他玩家通关的</w:t>
      </w:r>
      <w:r w:rsidR="00174F4B" w:rsidRPr="3BCD707E">
        <w:rPr>
          <w:rFonts w:ascii="Times New Roman" w:eastAsia="宋体" w:hAnsi="Times New Roman" w:cs="Times New Roman"/>
          <w:sz w:val="24"/>
          <w:szCs w:val="24"/>
        </w:rPr>
        <w:t>事件过程的</w:t>
      </w:r>
      <w:r w:rsidR="003140CE" w:rsidRPr="3BCD707E">
        <w:rPr>
          <w:rFonts w:ascii="Times New Roman" w:eastAsia="宋体" w:hAnsi="Times New Roman" w:cs="Times New Roman"/>
          <w:sz w:val="24"/>
          <w:szCs w:val="24"/>
        </w:rPr>
        <w:t>认知</w:t>
      </w:r>
      <w:r w:rsidR="0004453E" w:rsidRPr="3BCD707E">
        <w:rPr>
          <w:rFonts w:ascii="Times New Roman" w:eastAsia="宋体" w:hAnsi="Times New Roman" w:cs="Times New Roman"/>
          <w:sz w:val="24"/>
          <w:szCs w:val="24"/>
        </w:rPr>
        <w:t>与编码</w:t>
      </w:r>
      <w:r w:rsidR="003140CE" w:rsidRPr="3BCD707E">
        <w:rPr>
          <w:rFonts w:ascii="Times New Roman" w:eastAsia="宋体" w:hAnsi="Times New Roman" w:cs="Times New Roman"/>
          <w:sz w:val="24"/>
          <w:szCs w:val="24"/>
        </w:rPr>
        <w:t>具有分层的特点</w:t>
      </w:r>
      <w:r w:rsidR="002638C8" w:rsidRPr="3BCD707E">
        <w:rPr>
          <w:rFonts w:ascii="Times New Roman" w:eastAsia="宋体" w:hAnsi="Times New Roman" w:cs="Times New Roman"/>
          <w:sz w:val="24"/>
          <w:szCs w:val="24"/>
        </w:rPr>
        <w:t>。</w:t>
      </w:r>
    </w:p>
    <w:p w14:paraId="52EC6212" w14:textId="1A292DAC" w:rsidR="00D0016F" w:rsidRDefault="00925981" w:rsidP="00776D1E">
      <w:pPr>
        <w:spacing w:line="288" w:lineRule="auto"/>
        <w:ind w:firstLineChars="200" w:firstLine="480"/>
        <w:jc w:val="left"/>
        <w:rPr>
          <w:rFonts w:ascii="Times New Roman" w:eastAsia="宋体" w:hAnsi="Times New Roman" w:cs="Times New Roman"/>
          <w:sz w:val="24"/>
          <w:szCs w:val="24"/>
        </w:rPr>
      </w:pPr>
      <w:r w:rsidRPr="004B4217">
        <w:rPr>
          <w:rFonts w:ascii="Times New Roman" w:eastAsia="宋体" w:hAnsi="Times New Roman" w:cs="Times New Roman" w:hint="eastAsia"/>
          <w:sz w:val="24"/>
          <w:szCs w:val="24"/>
        </w:rPr>
        <w:t>同时，</w:t>
      </w:r>
      <w:r w:rsidR="00CB6431" w:rsidRPr="004B4217">
        <w:rPr>
          <w:rFonts w:ascii="Times New Roman" w:eastAsia="宋体" w:hAnsi="Times New Roman" w:cs="Times New Roman" w:hint="eastAsia"/>
          <w:sz w:val="24"/>
          <w:szCs w:val="24"/>
        </w:rPr>
        <w:t>在图</w:t>
      </w:r>
      <w:r w:rsidR="00CB6431" w:rsidRPr="004B4217">
        <w:rPr>
          <w:rFonts w:ascii="Times New Roman" w:eastAsia="宋体" w:hAnsi="Times New Roman" w:cs="Times New Roman" w:hint="eastAsia"/>
          <w:sz w:val="24"/>
          <w:szCs w:val="24"/>
        </w:rPr>
        <w:t>6</w:t>
      </w:r>
      <w:r w:rsidR="00CB6431" w:rsidRPr="004B4217">
        <w:rPr>
          <w:rFonts w:ascii="Times New Roman" w:eastAsia="宋体" w:hAnsi="Times New Roman" w:cs="Times New Roman" w:hint="eastAsia"/>
          <w:sz w:val="24"/>
          <w:szCs w:val="24"/>
        </w:rPr>
        <w:t>与图</w:t>
      </w:r>
      <w:r w:rsidR="00CB6431" w:rsidRPr="004B4217">
        <w:rPr>
          <w:rFonts w:ascii="Times New Roman" w:eastAsia="宋体" w:hAnsi="Times New Roman" w:cs="Times New Roman" w:hint="eastAsia"/>
          <w:sz w:val="24"/>
          <w:szCs w:val="24"/>
        </w:rPr>
        <w:t>7</w:t>
      </w:r>
      <w:r w:rsidR="00CB6431" w:rsidRPr="004B4217">
        <w:rPr>
          <w:rFonts w:ascii="Times New Roman" w:eastAsia="宋体" w:hAnsi="Times New Roman" w:cs="Times New Roman" w:hint="eastAsia"/>
          <w:sz w:val="24"/>
          <w:szCs w:val="24"/>
        </w:rPr>
        <w:t>中都可以看出</w:t>
      </w:r>
      <w:r w:rsidR="006C7D38" w:rsidRPr="004B4217">
        <w:rPr>
          <w:rFonts w:ascii="Times New Roman" w:eastAsia="宋体" w:hAnsi="Times New Roman" w:cs="Times New Roman" w:hint="eastAsia"/>
          <w:sz w:val="24"/>
          <w:szCs w:val="24"/>
        </w:rPr>
        <w:t>，在某些关卡中，</w:t>
      </w:r>
      <w:r w:rsidR="00FD6D02" w:rsidRPr="004B4217">
        <w:rPr>
          <w:rFonts w:ascii="Times New Roman" w:eastAsia="宋体" w:hAnsi="Times New Roman" w:cs="Times New Roman" w:hint="eastAsia"/>
          <w:sz w:val="24"/>
          <w:szCs w:val="24"/>
        </w:rPr>
        <w:t>分割一致性、相对</w:t>
      </w:r>
      <w:proofErr w:type="gramStart"/>
      <w:r w:rsidR="00FD6D02" w:rsidRPr="004B4217">
        <w:rPr>
          <w:rFonts w:ascii="Times New Roman" w:eastAsia="宋体" w:hAnsi="Times New Roman" w:cs="Times New Roman" w:hint="eastAsia"/>
          <w:sz w:val="24"/>
          <w:szCs w:val="24"/>
        </w:rPr>
        <w:t>层次齐性</w:t>
      </w:r>
      <w:r w:rsidR="004B4217">
        <w:rPr>
          <w:rFonts w:ascii="Times New Roman" w:eastAsia="宋体" w:hAnsi="Times New Roman" w:cs="Times New Roman" w:hint="eastAsia"/>
          <w:sz w:val="24"/>
          <w:szCs w:val="24"/>
        </w:rPr>
        <w:t>与</w:t>
      </w:r>
      <w:proofErr w:type="gramEnd"/>
      <w:del w:id="366" w:author="JiangLinfeng" w:date="2023-10-20T15:53:00Z">
        <w:r w:rsidR="004B4217" w:rsidDel="00387C34">
          <w:rPr>
            <w:rFonts w:ascii="Times New Roman" w:eastAsia="宋体" w:hAnsi="Times New Roman" w:cs="Times New Roman" w:hint="eastAsia"/>
            <w:sz w:val="24"/>
            <w:szCs w:val="24"/>
          </w:rPr>
          <w:delText>存留水平</w:delText>
        </w:r>
      </w:del>
      <w:ins w:id="367" w:author="JiangLinfeng" w:date="2023-10-20T15:53:00Z">
        <w:r w:rsidR="00387C34">
          <w:rPr>
            <w:rFonts w:ascii="Times New Roman" w:eastAsia="宋体" w:hAnsi="Times New Roman" w:cs="Times New Roman" w:hint="eastAsia"/>
            <w:sz w:val="24"/>
            <w:szCs w:val="24"/>
          </w:rPr>
          <w:t>相对保守程度</w:t>
        </w:r>
      </w:ins>
      <w:r w:rsidR="004B4217">
        <w:rPr>
          <w:rFonts w:ascii="Times New Roman" w:eastAsia="宋体" w:hAnsi="Times New Roman" w:cs="Times New Roman" w:hint="eastAsia"/>
          <w:sz w:val="24"/>
          <w:szCs w:val="24"/>
        </w:rPr>
        <w:t>的变化</w:t>
      </w:r>
      <w:r w:rsidR="005C4921">
        <w:rPr>
          <w:rFonts w:ascii="Times New Roman" w:eastAsia="宋体" w:hAnsi="Times New Roman" w:cs="Times New Roman" w:hint="eastAsia"/>
          <w:sz w:val="24"/>
          <w:szCs w:val="24"/>
        </w:rPr>
        <w:t>具有相似的趋势</w:t>
      </w:r>
      <w:r w:rsidR="007208B9">
        <w:rPr>
          <w:rFonts w:ascii="Times New Roman" w:eastAsia="宋体" w:hAnsi="Times New Roman" w:cs="Times New Roman" w:hint="eastAsia"/>
          <w:sz w:val="24"/>
          <w:szCs w:val="24"/>
        </w:rPr>
        <w:t>，说明</w:t>
      </w:r>
      <w:r w:rsidR="00C3658D">
        <w:rPr>
          <w:rFonts w:ascii="Times New Roman" w:eastAsia="宋体" w:hAnsi="Times New Roman" w:cs="Times New Roman" w:hint="eastAsia"/>
          <w:sz w:val="24"/>
          <w:szCs w:val="24"/>
        </w:rPr>
        <w:t>有关事件过程的某些结构变量可能与</w:t>
      </w:r>
      <w:r w:rsidR="000B55CF">
        <w:rPr>
          <w:rFonts w:ascii="Times New Roman" w:eastAsia="宋体" w:hAnsi="Times New Roman" w:cs="Times New Roman" w:hint="eastAsia"/>
          <w:sz w:val="24"/>
          <w:szCs w:val="24"/>
        </w:rPr>
        <w:t>事件本身的新颖程度甚至</w:t>
      </w:r>
      <w:r w:rsidR="009C7545">
        <w:rPr>
          <w:rFonts w:ascii="Times New Roman" w:eastAsia="宋体" w:hAnsi="Times New Roman" w:cs="Times New Roman" w:hint="eastAsia"/>
          <w:sz w:val="24"/>
          <w:szCs w:val="24"/>
        </w:rPr>
        <w:t>创造力水平具有一定的关系，事件过程的结构变量</w:t>
      </w:r>
      <w:r w:rsidR="001A475E">
        <w:rPr>
          <w:rFonts w:ascii="Times New Roman" w:eastAsia="宋体" w:hAnsi="Times New Roman" w:cs="Times New Roman" w:hint="eastAsia"/>
          <w:sz w:val="24"/>
          <w:szCs w:val="24"/>
        </w:rPr>
        <w:t>可能可以预测创造力</w:t>
      </w:r>
      <w:ins w:id="368" w:author="LuYangfan" w:date="2023-10-20T12:05:00Z">
        <w:r w:rsidR="00AE0182">
          <w:rPr>
            <w:rFonts w:ascii="Times New Roman" w:eastAsia="宋体" w:hAnsi="Times New Roman" w:cs="Times New Roman" w:hint="eastAsia"/>
            <w:sz w:val="24"/>
            <w:szCs w:val="24"/>
          </w:rPr>
          <w:t>评分</w:t>
        </w:r>
      </w:ins>
      <w:del w:id="369" w:author="LuYangfan" w:date="2023-10-20T12:05:00Z">
        <w:r w:rsidR="001A475E" w:rsidDel="00AE0182">
          <w:rPr>
            <w:rFonts w:ascii="Times New Roman" w:eastAsia="宋体" w:hAnsi="Times New Roman" w:cs="Times New Roman" w:hint="eastAsia"/>
            <w:sz w:val="24"/>
            <w:szCs w:val="24"/>
          </w:rPr>
          <w:delText>苹果的分数</w:delText>
        </w:r>
      </w:del>
      <w:r w:rsidR="001A475E">
        <w:rPr>
          <w:rFonts w:ascii="Times New Roman" w:eastAsia="宋体" w:hAnsi="Times New Roman" w:cs="Times New Roman" w:hint="eastAsia"/>
          <w:sz w:val="24"/>
          <w:szCs w:val="24"/>
        </w:rPr>
        <w:t>。</w:t>
      </w:r>
    </w:p>
    <w:p w14:paraId="0DC6E829" w14:textId="5FF5C769" w:rsidR="00E62AF3" w:rsidRDefault="00363249" w:rsidP="00776D1E">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sz w:val="24"/>
          <w:szCs w:val="24"/>
        </w:rPr>
        <w:t>进一</w:t>
      </w:r>
      <w:r w:rsidRPr="00C7034F">
        <w:rPr>
          <w:rFonts w:ascii="Times New Roman" w:eastAsia="宋体" w:hAnsi="Times New Roman" w:cs="Times New Roman"/>
          <w:sz w:val="24"/>
          <w:szCs w:val="24"/>
        </w:rPr>
        <w:t>步地，以被试对不同视频进行粗分割的分割一致性为因变量，以游戏关卡、</w:t>
      </w:r>
      <w:del w:id="370" w:author="JiangLinfeng" w:date="2023-10-20T15:53:00Z">
        <w:r w:rsidRPr="00C7034F" w:rsidDel="00387C34">
          <w:rPr>
            <w:rFonts w:ascii="Times New Roman" w:eastAsia="宋体" w:hAnsi="Times New Roman" w:cs="Times New Roman"/>
            <w:sz w:val="24"/>
            <w:szCs w:val="24"/>
          </w:rPr>
          <w:delText>存留水平</w:delText>
        </w:r>
      </w:del>
      <w:ins w:id="371" w:author="JiangLinfeng" w:date="2023-10-20T15:53:00Z">
        <w:r w:rsidR="00387C34">
          <w:rPr>
            <w:rFonts w:ascii="Times New Roman" w:eastAsia="宋体" w:hAnsi="Times New Roman" w:cs="Times New Roman"/>
            <w:sz w:val="24"/>
            <w:szCs w:val="24"/>
          </w:rPr>
          <w:t>相对保守程度</w:t>
        </w:r>
      </w:ins>
      <w:r w:rsidRPr="00C7034F">
        <w:rPr>
          <w:rFonts w:ascii="Times New Roman" w:eastAsia="宋体" w:hAnsi="Times New Roman" w:cs="Times New Roman"/>
          <w:color w:val="000000"/>
          <w:kern w:val="0"/>
          <w:sz w:val="24"/>
          <w:szCs w:val="24"/>
        </w:rPr>
        <w:t>为组内自变量进行</w:t>
      </w:r>
      <w:r w:rsidRPr="00C7034F">
        <w:rPr>
          <w:rFonts w:ascii="Times New Roman" w:eastAsia="宋体" w:hAnsi="Times New Roman" w:cs="Times New Roman"/>
          <w:color w:val="000000"/>
          <w:kern w:val="0"/>
          <w:sz w:val="24"/>
          <w:szCs w:val="24"/>
        </w:rPr>
        <w:t>5(</w:t>
      </w:r>
      <w:r w:rsidRPr="00C7034F">
        <w:rPr>
          <w:rFonts w:ascii="Times New Roman" w:eastAsia="宋体" w:hAnsi="Times New Roman" w:cs="Times New Roman"/>
          <w:color w:val="000000"/>
          <w:kern w:val="0"/>
          <w:sz w:val="24"/>
          <w:szCs w:val="24"/>
        </w:rPr>
        <w:t>游戏关卡</w:t>
      </w:r>
      <w:r w:rsidRPr="00C7034F">
        <w:rPr>
          <w:rFonts w:ascii="Times New Roman" w:eastAsia="宋体" w:hAnsi="Times New Roman" w:cs="Times New Roman"/>
          <w:color w:val="000000"/>
          <w:kern w:val="0"/>
          <w:sz w:val="24"/>
          <w:szCs w:val="24"/>
        </w:rPr>
        <w:t>)×3(</w:t>
      </w:r>
      <w:del w:id="372" w:author="JiangLinfeng" w:date="2023-10-20T15:53:00Z">
        <w:r w:rsidRPr="00C7034F" w:rsidDel="00387C34">
          <w:rPr>
            <w:rFonts w:ascii="Times New Roman" w:eastAsia="宋体" w:hAnsi="Times New Roman" w:cs="Times New Roman"/>
            <w:color w:val="000000"/>
            <w:kern w:val="0"/>
            <w:sz w:val="24"/>
            <w:szCs w:val="24"/>
          </w:rPr>
          <w:delText>存留水平</w:delText>
        </w:r>
      </w:del>
      <w:ins w:id="373" w:author="JiangLinfeng" w:date="2023-10-20T15:53:00Z">
        <w:r w:rsidR="00387C34">
          <w:rPr>
            <w:rFonts w:ascii="Times New Roman" w:eastAsia="宋体" w:hAnsi="Times New Roman" w:cs="Times New Roman"/>
            <w:color w:val="000000"/>
            <w:kern w:val="0"/>
            <w:sz w:val="24"/>
            <w:szCs w:val="24"/>
          </w:rPr>
          <w:t>相对保守程度</w:t>
        </w:r>
      </w:ins>
      <w:r w:rsidRPr="00C7034F">
        <w:rPr>
          <w:rFonts w:ascii="Times New Roman" w:eastAsia="宋体" w:hAnsi="Times New Roman" w:cs="Times New Roman"/>
          <w:color w:val="000000"/>
          <w:kern w:val="0"/>
          <w:sz w:val="24"/>
          <w:szCs w:val="24"/>
        </w:rPr>
        <w:t>：低</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中</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高</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的</w:t>
      </w:r>
      <w:proofErr w:type="gramStart"/>
      <w:r w:rsidRPr="00C7034F">
        <w:rPr>
          <w:rFonts w:ascii="Times New Roman" w:eastAsia="宋体" w:hAnsi="Times New Roman" w:cs="Times New Roman"/>
          <w:color w:val="000000"/>
          <w:kern w:val="0"/>
          <w:sz w:val="24"/>
          <w:szCs w:val="24"/>
        </w:rPr>
        <w:t>双因素</w:t>
      </w:r>
      <w:proofErr w:type="gramEnd"/>
      <w:r w:rsidRPr="00C7034F">
        <w:rPr>
          <w:rFonts w:ascii="Times New Roman" w:eastAsia="宋体" w:hAnsi="Times New Roman" w:cs="Times New Roman"/>
          <w:color w:val="000000"/>
          <w:kern w:val="0"/>
          <w:sz w:val="24"/>
          <w:szCs w:val="24"/>
        </w:rPr>
        <w:t>重复测量方差分析。首先进行球形度检验，</w:t>
      </w:r>
      <w:r w:rsidRPr="00C7034F">
        <w:rPr>
          <w:rFonts w:ascii="Times New Roman" w:eastAsia="宋体" w:hAnsi="Times New Roman" w:cs="Times New Roman"/>
          <w:sz w:val="24"/>
          <w:szCs w:val="24"/>
        </w:rPr>
        <w:t>游戏关卡、</w:t>
      </w:r>
      <w:del w:id="374" w:author="JiangLinfeng" w:date="2023-10-20T15:53:00Z">
        <w:r w:rsidRPr="00C7034F" w:rsidDel="00387C34">
          <w:rPr>
            <w:rFonts w:ascii="Times New Roman" w:eastAsia="宋体" w:hAnsi="Times New Roman" w:cs="Times New Roman"/>
            <w:sz w:val="24"/>
            <w:szCs w:val="24"/>
          </w:rPr>
          <w:delText>存留水平</w:delText>
        </w:r>
      </w:del>
      <w:ins w:id="375" w:author="JiangLinfeng" w:date="2023-10-20T15:53:00Z">
        <w:r w:rsidR="00387C34">
          <w:rPr>
            <w:rFonts w:ascii="Times New Roman" w:eastAsia="宋体" w:hAnsi="Times New Roman" w:cs="Times New Roman"/>
            <w:sz w:val="24"/>
            <w:szCs w:val="24"/>
          </w:rPr>
          <w:t>相对保守程度</w:t>
        </w:r>
      </w:ins>
      <w:r w:rsidRPr="00C7034F">
        <w:rPr>
          <w:rFonts w:ascii="Times New Roman" w:eastAsia="宋体" w:hAnsi="Times New Roman" w:cs="Times New Roman"/>
          <w:sz w:val="24"/>
          <w:szCs w:val="24"/>
        </w:rPr>
        <w:t>以及交互项均</w:t>
      </w:r>
      <w:r w:rsidRPr="00C7034F">
        <w:rPr>
          <w:rFonts w:ascii="Times New Roman" w:eastAsia="宋体" w:hAnsi="Times New Roman" w:cs="Times New Roman"/>
          <w:color w:val="000000"/>
          <w:kern w:val="0"/>
          <w:sz w:val="24"/>
          <w:szCs w:val="24"/>
        </w:rPr>
        <w:t>不符合球形度假设</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i/>
          <w:kern w:val="0"/>
          <w:sz w:val="24"/>
          <w:szCs w:val="24"/>
        </w:rPr>
        <w:t xml:space="preserve">ps </w:t>
      </w:r>
      <w:r w:rsidRPr="00C7034F">
        <w:rPr>
          <w:rFonts w:ascii="Times New Roman" w:eastAsia="宋体" w:hAnsi="Times New Roman" w:cs="Times New Roman"/>
          <w:kern w:val="0"/>
          <w:sz w:val="24"/>
          <w:szCs w:val="24"/>
        </w:rPr>
        <w:t>&lt; .0</w:t>
      </w:r>
      <w:r w:rsidR="005014B0" w:rsidRPr="00C7034F">
        <w:rPr>
          <w:rFonts w:ascii="Times New Roman" w:eastAsia="宋体" w:hAnsi="Times New Roman" w:cs="Times New Roman"/>
          <w:kern w:val="0"/>
          <w:sz w:val="24"/>
          <w:szCs w:val="24"/>
        </w:rPr>
        <w:t>5</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kern w:val="0"/>
          <w:sz w:val="24"/>
          <w:szCs w:val="24"/>
        </w:rPr>
        <w:t>，因此采用</w:t>
      </w:r>
      <w:r w:rsidRPr="00C7034F">
        <w:rPr>
          <w:rFonts w:ascii="Times New Roman" w:eastAsia="宋体" w:hAnsi="Times New Roman" w:cs="Times New Roman"/>
          <w:sz w:val="24"/>
          <w:szCs w:val="24"/>
        </w:rPr>
        <w:t>Greenhouse-Geisser</w:t>
      </w:r>
      <w:r w:rsidRPr="00C7034F">
        <w:rPr>
          <w:rFonts w:ascii="Times New Roman" w:eastAsia="宋体" w:hAnsi="Times New Roman" w:cs="Times New Roman"/>
          <w:sz w:val="24"/>
          <w:szCs w:val="24"/>
        </w:rPr>
        <w:t>进行校正。方差分析的结果显示，游戏关卡</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5E0E83" w:rsidRPr="00C7034F">
        <w:rPr>
          <w:rFonts w:ascii="Times New Roman" w:eastAsia="宋体" w:hAnsi="Times New Roman" w:cs="Times New Roman"/>
          <w:kern w:val="0"/>
          <w:sz w:val="24"/>
          <w:szCs w:val="24"/>
        </w:rPr>
        <w:t>2.414, 43.444</w:t>
      </w:r>
      <w:r w:rsidRPr="00C7034F">
        <w:rPr>
          <w:rFonts w:ascii="Times New Roman" w:eastAsia="宋体" w:hAnsi="Times New Roman" w:cs="Times New Roman"/>
          <w:kern w:val="0"/>
          <w:sz w:val="24"/>
          <w:szCs w:val="24"/>
        </w:rPr>
        <w:t xml:space="preserve">) = </w:t>
      </w:r>
      <w:r w:rsidR="005E0E83" w:rsidRPr="00C7034F">
        <w:rPr>
          <w:rFonts w:ascii="Times New Roman" w:eastAsia="宋体" w:hAnsi="Times New Roman" w:cs="Times New Roman"/>
          <w:kern w:val="0"/>
          <w:sz w:val="24"/>
          <w:szCs w:val="24"/>
        </w:rPr>
        <w:t>30</w:t>
      </w:r>
      <w:r w:rsidRPr="00C7034F">
        <w:rPr>
          <w:rFonts w:ascii="Times New Roman" w:eastAsia="宋体" w:hAnsi="Times New Roman" w:cs="Times New Roman"/>
          <w:kern w:val="0"/>
          <w:sz w:val="24"/>
          <w:szCs w:val="24"/>
        </w:rPr>
        <w:t>.</w:t>
      </w:r>
      <w:r w:rsidR="005E0E83" w:rsidRPr="00C7034F">
        <w:rPr>
          <w:rFonts w:ascii="Times New Roman" w:eastAsia="宋体" w:hAnsi="Times New Roman" w:cs="Times New Roman"/>
          <w:kern w:val="0"/>
          <w:sz w:val="24"/>
          <w:szCs w:val="24"/>
        </w:rPr>
        <w:t>557</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005E0E83" w:rsidRPr="00C7034F">
        <w:rPr>
          <w:rFonts w:ascii="Times New Roman" w:eastAsia="宋体" w:hAnsi="Times New Roman" w:cs="Times New Roman"/>
          <w:kern w:val="0"/>
          <w:sz w:val="24"/>
          <w:szCs w:val="24"/>
        </w:rPr>
        <w:t>&lt;</w:t>
      </w:r>
      <w:r w:rsidRPr="00C7034F">
        <w:rPr>
          <w:rFonts w:ascii="Times New Roman" w:eastAsia="宋体" w:hAnsi="Times New Roman" w:cs="Times New Roman"/>
          <w:kern w:val="0"/>
          <w:sz w:val="24"/>
          <w:szCs w:val="24"/>
        </w:rPr>
        <w:t>.0</w:t>
      </w:r>
      <w:r w:rsidR="005E0E83" w:rsidRPr="00C7034F">
        <w:rPr>
          <w:rFonts w:ascii="Times New Roman" w:eastAsia="宋体" w:hAnsi="Times New Roman" w:cs="Times New Roman"/>
          <w:kern w:val="0"/>
          <w:sz w:val="24"/>
          <w:szCs w:val="24"/>
        </w:rPr>
        <w:t>01</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5E0E83" w:rsidRPr="00C7034F">
        <w:rPr>
          <w:rFonts w:ascii="Times New Roman" w:hAnsi="Times New Roman" w:cs="Times New Roman"/>
          <w:kern w:val="0"/>
          <w:sz w:val="24"/>
          <w:szCs w:val="24"/>
        </w:rPr>
        <w:t>629</w:t>
      </w:r>
      <w:r w:rsidRPr="00C7034F">
        <w:rPr>
          <w:rFonts w:ascii="Times New Roman" w:eastAsia="宋体" w:hAnsi="Times New Roman" w:cs="Times New Roman"/>
          <w:kern w:val="0"/>
          <w:sz w:val="24"/>
          <w:szCs w:val="24"/>
        </w:rPr>
        <w:t>；</w:t>
      </w:r>
      <w:del w:id="376" w:author="JiangLinfeng" w:date="2023-10-20T15:53:00Z">
        <w:r w:rsidRPr="00C7034F" w:rsidDel="00387C34">
          <w:rPr>
            <w:rFonts w:ascii="Times New Roman" w:eastAsia="宋体" w:hAnsi="Times New Roman" w:cs="Times New Roman"/>
            <w:sz w:val="24"/>
            <w:szCs w:val="24"/>
          </w:rPr>
          <w:delText>存留水平</w:delText>
        </w:r>
      </w:del>
      <w:ins w:id="377" w:author="JiangLinfeng" w:date="2023-10-20T15:53:00Z">
        <w:r w:rsidR="00387C34">
          <w:rPr>
            <w:rFonts w:ascii="Times New Roman" w:eastAsia="宋体" w:hAnsi="Times New Roman" w:cs="Times New Roman"/>
            <w:sz w:val="24"/>
            <w:szCs w:val="24"/>
          </w:rPr>
          <w:t>相对保守程度</w:t>
        </w:r>
      </w:ins>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D4429A" w:rsidRPr="00C7034F">
        <w:rPr>
          <w:rFonts w:ascii="Times New Roman" w:eastAsia="宋体" w:hAnsi="Times New Roman" w:cs="Times New Roman"/>
          <w:kern w:val="0"/>
          <w:sz w:val="24"/>
          <w:szCs w:val="24"/>
        </w:rPr>
        <w:t>1.468, 26.425</w:t>
      </w:r>
      <w:r w:rsidRPr="00C7034F">
        <w:rPr>
          <w:rFonts w:ascii="Times New Roman" w:eastAsia="宋体" w:hAnsi="Times New Roman" w:cs="Times New Roman"/>
          <w:kern w:val="0"/>
          <w:sz w:val="24"/>
          <w:szCs w:val="24"/>
        </w:rPr>
        <w:t xml:space="preserve">) = </w:t>
      </w:r>
      <w:r w:rsidR="00D4429A" w:rsidRPr="00C7034F">
        <w:rPr>
          <w:rFonts w:ascii="Times New Roman" w:eastAsia="宋体" w:hAnsi="Times New Roman" w:cs="Times New Roman"/>
          <w:kern w:val="0"/>
          <w:sz w:val="24"/>
          <w:szCs w:val="24"/>
        </w:rPr>
        <w:t>9</w:t>
      </w:r>
      <w:r w:rsidRPr="00C7034F">
        <w:rPr>
          <w:rFonts w:ascii="Times New Roman" w:eastAsia="宋体" w:hAnsi="Times New Roman" w:cs="Times New Roman"/>
          <w:kern w:val="0"/>
          <w:sz w:val="24"/>
          <w:szCs w:val="24"/>
        </w:rPr>
        <w:t>.</w:t>
      </w:r>
      <w:r w:rsidR="00D4429A" w:rsidRPr="00C7034F">
        <w:rPr>
          <w:rFonts w:ascii="Times New Roman" w:eastAsia="宋体" w:hAnsi="Times New Roman" w:cs="Times New Roman"/>
          <w:kern w:val="0"/>
          <w:sz w:val="24"/>
          <w:szCs w:val="24"/>
        </w:rPr>
        <w:t>123</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.0</w:t>
      </w:r>
      <w:r w:rsidR="00137786" w:rsidRPr="00C7034F">
        <w:rPr>
          <w:rFonts w:ascii="Times New Roman" w:eastAsia="宋体" w:hAnsi="Times New Roman" w:cs="Times New Roman"/>
          <w:kern w:val="0"/>
          <w:sz w:val="24"/>
          <w:szCs w:val="24"/>
        </w:rPr>
        <w:t>02</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137786" w:rsidRPr="00C7034F">
        <w:rPr>
          <w:rFonts w:ascii="Times New Roman" w:hAnsi="Times New Roman" w:cs="Times New Roman"/>
          <w:kern w:val="0"/>
          <w:sz w:val="24"/>
          <w:szCs w:val="24"/>
        </w:rPr>
        <w:t>336</w:t>
      </w:r>
      <w:r w:rsidRPr="00C7034F">
        <w:rPr>
          <w:rFonts w:ascii="Times New Roman" w:eastAsia="宋体" w:hAnsi="Times New Roman" w:cs="Times New Roman"/>
          <w:kern w:val="0"/>
          <w:sz w:val="24"/>
          <w:szCs w:val="24"/>
        </w:rPr>
        <w:t>；</w:t>
      </w:r>
      <w:r w:rsidR="00AE5050" w:rsidRPr="00C7034F">
        <w:rPr>
          <w:rFonts w:ascii="Times New Roman" w:eastAsia="宋体" w:hAnsi="Times New Roman" w:cs="Times New Roman"/>
          <w:sz w:val="24"/>
          <w:szCs w:val="24"/>
        </w:rPr>
        <w:t>交互作用</w:t>
      </w:r>
      <w:r w:rsidR="00CC348F">
        <w:rPr>
          <w:rFonts w:ascii="Times New Roman" w:eastAsia="宋体" w:hAnsi="Times New Roman" w:cs="Times New Roman" w:hint="eastAsia"/>
          <w:sz w:val="24"/>
          <w:szCs w:val="24"/>
        </w:rPr>
        <w:t>不</w:t>
      </w:r>
      <w:r w:rsidRPr="00C7034F">
        <w:rPr>
          <w:rFonts w:ascii="Times New Roman" w:eastAsia="宋体" w:hAnsi="Times New Roman" w:cs="Times New Roman"/>
          <w:color w:val="000000"/>
          <w:kern w:val="0"/>
          <w:sz w:val="24"/>
          <w:szCs w:val="24"/>
        </w:rPr>
        <w:t>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866FCA" w:rsidRPr="00C7034F">
        <w:rPr>
          <w:rFonts w:ascii="Times New Roman" w:eastAsia="宋体" w:hAnsi="Times New Roman" w:cs="Times New Roman"/>
          <w:kern w:val="0"/>
          <w:sz w:val="24"/>
          <w:szCs w:val="24"/>
        </w:rPr>
        <w:t>3.548, 63.864</w:t>
      </w:r>
      <w:r w:rsidRPr="00C7034F">
        <w:rPr>
          <w:rFonts w:ascii="Times New Roman" w:eastAsia="宋体" w:hAnsi="Times New Roman" w:cs="Times New Roman"/>
          <w:kern w:val="0"/>
          <w:sz w:val="24"/>
          <w:szCs w:val="24"/>
        </w:rPr>
        <w:t xml:space="preserve">) = </w:t>
      </w:r>
      <w:r w:rsidR="00866FCA" w:rsidRPr="00C7034F">
        <w:rPr>
          <w:rFonts w:ascii="Times New Roman" w:eastAsia="宋体" w:hAnsi="Times New Roman" w:cs="Times New Roman"/>
          <w:kern w:val="0"/>
          <w:sz w:val="24"/>
          <w:szCs w:val="24"/>
        </w:rPr>
        <w:t>1</w:t>
      </w:r>
      <w:r w:rsidRPr="00C7034F">
        <w:rPr>
          <w:rFonts w:ascii="Times New Roman" w:eastAsia="宋体" w:hAnsi="Times New Roman" w:cs="Times New Roman"/>
          <w:kern w:val="0"/>
          <w:sz w:val="24"/>
          <w:szCs w:val="24"/>
        </w:rPr>
        <w:t>.</w:t>
      </w:r>
      <w:r w:rsidR="00866FCA" w:rsidRPr="00C7034F">
        <w:rPr>
          <w:rFonts w:ascii="Times New Roman" w:eastAsia="宋体" w:hAnsi="Times New Roman" w:cs="Times New Roman"/>
          <w:kern w:val="0"/>
          <w:sz w:val="24"/>
          <w:szCs w:val="24"/>
        </w:rPr>
        <w:t>641</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.1</w:t>
      </w:r>
      <w:r w:rsidR="00866FCA" w:rsidRPr="00C7034F">
        <w:rPr>
          <w:rFonts w:ascii="Times New Roman" w:eastAsia="宋体" w:hAnsi="Times New Roman" w:cs="Times New Roman"/>
          <w:kern w:val="0"/>
          <w:sz w:val="24"/>
          <w:szCs w:val="24"/>
        </w:rPr>
        <w:t>81</w:t>
      </w:r>
      <w:r w:rsidRPr="00C7034F">
        <w:rPr>
          <w:rFonts w:ascii="Times New Roman" w:eastAsia="宋体" w:hAnsi="Times New Roman" w:cs="Times New Roman"/>
          <w:kern w:val="0"/>
          <w:sz w:val="24"/>
          <w:szCs w:val="24"/>
        </w:rPr>
        <w:t>。</w:t>
      </w:r>
      <w:r w:rsidR="00263076" w:rsidRPr="00C7034F">
        <w:rPr>
          <w:rFonts w:ascii="Times New Roman" w:eastAsia="宋体" w:hAnsi="Times New Roman" w:cs="Times New Roman"/>
          <w:kern w:val="0"/>
          <w:sz w:val="24"/>
          <w:szCs w:val="24"/>
        </w:rPr>
        <w:t>对</w:t>
      </w:r>
      <w:del w:id="378" w:author="JiangLinfeng" w:date="2023-10-20T15:53:00Z">
        <w:r w:rsidR="0030587A" w:rsidRPr="00C7034F" w:rsidDel="00387C34">
          <w:rPr>
            <w:rFonts w:ascii="Times New Roman" w:eastAsia="宋体" w:hAnsi="Times New Roman" w:cs="Times New Roman"/>
            <w:kern w:val="0"/>
            <w:sz w:val="24"/>
            <w:szCs w:val="24"/>
          </w:rPr>
          <w:delText>存留水平</w:delText>
        </w:r>
      </w:del>
      <w:ins w:id="379" w:author="JiangLinfeng" w:date="2023-10-20T15:53:00Z">
        <w:r w:rsidR="00387C34">
          <w:rPr>
            <w:rFonts w:ascii="Times New Roman" w:eastAsia="宋体" w:hAnsi="Times New Roman" w:cs="Times New Roman"/>
            <w:kern w:val="0"/>
            <w:sz w:val="24"/>
            <w:szCs w:val="24"/>
          </w:rPr>
          <w:t>相对保守程度</w:t>
        </w:r>
      </w:ins>
      <w:r w:rsidR="0030587A" w:rsidRPr="00C7034F">
        <w:rPr>
          <w:rFonts w:ascii="Times New Roman" w:eastAsia="宋体" w:hAnsi="Times New Roman" w:cs="Times New Roman"/>
          <w:kern w:val="0"/>
          <w:sz w:val="24"/>
          <w:szCs w:val="24"/>
        </w:rPr>
        <w:t>进行</w:t>
      </w:r>
      <w:r w:rsidR="00C7034F" w:rsidRPr="00C7034F">
        <w:rPr>
          <w:rFonts w:ascii="Times New Roman" w:eastAsia="宋体" w:hAnsi="Times New Roman" w:cs="Times New Roman"/>
          <w:kern w:val="0"/>
          <w:sz w:val="24"/>
          <w:szCs w:val="24"/>
        </w:rPr>
        <w:t>事后检验，采用</w:t>
      </w:r>
      <w:r w:rsidR="00C7034F" w:rsidRPr="00C7034F">
        <w:rPr>
          <w:rFonts w:ascii="Times New Roman" w:eastAsia="宋体" w:hAnsi="Times New Roman" w:cs="Times New Roman"/>
          <w:kern w:val="0"/>
          <w:sz w:val="24"/>
          <w:szCs w:val="24"/>
        </w:rPr>
        <w:t>Bonferroni</w:t>
      </w:r>
      <w:r w:rsidR="00C7034F">
        <w:rPr>
          <w:rFonts w:ascii="Times New Roman" w:eastAsia="宋体" w:hAnsi="Times New Roman" w:cs="Times New Roman" w:hint="eastAsia"/>
          <w:kern w:val="0"/>
          <w:sz w:val="24"/>
          <w:szCs w:val="24"/>
        </w:rPr>
        <w:t>矫正，</w:t>
      </w:r>
      <w:del w:id="380" w:author="JiangLinfeng" w:date="2023-10-20T15:53:00Z">
        <w:r w:rsidR="00211588" w:rsidDel="00387C34">
          <w:rPr>
            <w:rFonts w:ascii="Times New Roman" w:eastAsia="宋体" w:hAnsi="Times New Roman" w:cs="Times New Roman" w:hint="eastAsia"/>
            <w:kern w:val="0"/>
            <w:sz w:val="24"/>
            <w:szCs w:val="24"/>
          </w:rPr>
          <w:delText>存留水平</w:delText>
        </w:r>
      </w:del>
      <w:ins w:id="381" w:author="JiangLinfeng" w:date="2023-10-20T15:53:00Z">
        <w:r w:rsidR="00387C34">
          <w:rPr>
            <w:rFonts w:ascii="Times New Roman" w:eastAsia="宋体" w:hAnsi="Times New Roman" w:cs="Times New Roman" w:hint="eastAsia"/>
            <w:kern w:val="0"/>
            <w:sz w:val="24"/>
            <w:szCs w:val="24"/>
          </w:rPr>
          <w:t>相对保守程度</w:t>
        </w:r>
      </w:ins>
      <w:proofErr w:type="gramStart"/>
      <w:r w:rsidR="00AD2901">
        <w:rPr>
          <w:rFonts w:ascii="Times New Roman" w:eastAsia="宋体" w:hAnsi="Times New Roman" w:cs="Times New Roman" w:hint="eastAsia"/>
          <w:kern w:val="0"/>
          <w:sz w:val="24"/>
          <w:szCs w:val="24"/>
        </w:rPr>
        <w:t>低</w:t>
      </w:r>
      <w:r w:rsidR="00211588">
        <w:rPr>
          <w:rFonts w:ascii="Times New Roman" w:eastAsia="宋体" w:hAnsi="Times New Roman" w:cs="Times New Roman" w:hint="eastAsia"/>
          <w:kern w:val="0"/>
          <w:sz w:val="24"/>
          <w:szCs w:val="24"/>
        </w:rPr>
        <w:t>条件</w:t>
      </w:r>
      <w:proofErr w:type="gramEnd"/>
      <w:r w:rsidR="00211588">
        <w:rPr>
          <w:rFonts w:ascii="Times New Roman" w:eastAsia="宋体" w:hAnsi="Times New Roman" w:cs="Times New Roman" w:hint="eastAsia"/>
          <w:kern w:val="0"/>
          <w:sz w:val="24"/>
          <w:szCs w:val="24"/>
        </w:rPr>
        <w:t>下分割一致性</w:t>
      </w:r>
      <w:r w:rsidR="00D20BA8">
        <w:rPr>
          <w:rFonts w:ascii="Times New Roman" w:eastAsia="宋体" w:hAnsi="Times New Roman" w:cs="Times New Roman" w:hint="eastAsia"/>
          <w:kern w:val="0"/>
          <w:sz w:val="24"/>
          <w:szCs w:val="24"/>
        </w:rPr>
        <w:t>显著</w:t>
      </w:r>
      <w:r w:rsidR="00F76A15">
        <w:rPr>
          <w:rFonts w:ascii="Times New Roman" w:eastAsia="宋体" w:hAnsi="Times New Roman" w:cs="Times New Roman" w:hint="eastAsia"/>
          <w:kern w:val="0"/>
          <w:sz w:val="24"/>
          <w:szCs w:val="24"/>
        </w:rPr>
        <w:t>高</w:t>
      </w:r>
      <w:r w:rsidR="00D20BA8">
        <w:rPr>
          <w:rFonts w:ascii="Times New Roman" w:eastAsia="宋体" w:hAnsi="Times New Roman" w:cs="Times New Roman" w:hint="eastAsia"/>
          <w:kern w:val="0"/>
          <w:sz w:val="24"/>
          <w:szCs w:val="24"/>
        </w:rPr>
        <w:t>于</w:t>
      </w:r>
      <w:del w:id="382" w:author="JiangLinfeng" w:date="2023-10-20T15:53:00Z">
        <w:r w:rsidR="00D20BA8" w:rsidDel="00387C34">
          <w:rPr>
            <w:rFonts w:ascii="Times New Roman" w:eastAsia="宋体" w:hAnsi="Times New Roman" w:cs="Times New Roman" w:hint="eastAsia"/>
            <w:kern w:val="0"/>
            <w:sz w:val="24"/>
            <w:szCs w:val="24"/>
          </w:rPr>
          <w:delText>存留水平</w:delText>
        </w:r>
      </w:del>
      <w:ins w:id="383" w:author="JiangLinfeng" w:date="2023-10-20T15:53:00Z">
        <w:r w:rsidR="00387C34">
          <w:rPr>
            <w:rFonts w:ascii="Times New Roman" w:eastAsia="宋体" w:hAnsi="Times New Roman" w:cs="Times New Roman" w:hint="eastAsia"/>
            <w:kern w:val="0"/>
            <w:sz w:val="24"/>
            <w:szCs w:val="24"/>
          </w:rPr>
          <w:t>相对保守程度</w:t>
        </w:r>
      </w:ins>
      <w:r w:rsidR="00AD2901">
        <w:rPr>
          <w:rFonts w:ascii="Times New Roman" w:eastAsia="宋体" w:hAnsi="Times New Roman" w:cs="Times New Roman" w:hint="eastAsia"/>
          <w:kern w:val="0"/>
          <w:sz w:val="24"/>
          <w:szCs w:val="24"/>
        </w:rPr>
        <w:t>高</w:t>
      </w:r>
      <w:r w:rsidR="00D20BA8">
        <w:rPr>
          <w:rFonts w:ascii="Times New Roman" w:eastAsia="宋体" w:hAnsi="Times New Roman" w:cs="Times New Roman" w:hint="eastAsia"/>
          <w:kern w:val="0"/>
          <w:sz w:val="24"/>
          <w:szCs w:val="24"/>
        </w:rPr>
        <w:t>条件</w:t>
      </w:r>
      <w:r w:rsidR="00211588" w:rsidRPr="00211588">
        <w:rPr>
          <w:rFonts w:ascii="Times New Roman" w:eastAsia="宋体" w:hAnsi="Times New Roman" w:cs="Times New Roman" w:hint="eastAsia"/>
          <w:kern w:val="0"/>
          <w:sz w:val="24"/>
          <w:szCs w:val="24"/>
        </w:rPr>
        <w:t>，</w:t>
      </w:r>
      <w:r w:rsidR="00211588" w:rsidRPr="00D20BA8">
        <w:rPr>
          <w:rFonts w:ascii="Times New Roman" w:eastAsia="宋体" w:hAnsi="Times New Roman" w:cs="Times New Roman"/>
          <w:i/>
          <w:iCs/>
          <w:kern w:val="0"/>
          <w:sz w:val="24"/>
          <w:szCs w:val="24"/>
        </w:rPr>
        <w:t>MD</w:t>
      </w:r>
      <w:r w:rsidR="00211588" w:rsidRPr="00211588">
        <w:rPr>
          <w:rFonts w:ascii="Times New Roman" w:eastAsia="宋体" w:hAnsi="Times New Roman" w:cs="Times New Roman"/>
          <w:kern w:val="0"/>
          <w:sz w:val="24"/>
          <w:szCs w:val="24"/>
        </w:rPr>
        <w:t xml:space="preserve"> = .0</w:t>
      </w:r>
      <w:r w:rsidR="00AD2901">
        <w:rPr>
          <w:rFonts w:ascii="Times New Roman" w:eastAsia="宋体" w:hAnsi="Times New Roman" w:cs="Times New Roman"/>
          <w:kern w:val="0"/>
          <w:sz w:val="24"/>
          <w:szCs w:val="24"/>
        </w:rPr>
        <w:t>65</w:t>
      </w:r>
      <w:r w:rsidR="00211588" w:rsidRPr="00211588">
        <w:rPr>
          <w:rFonts w:ascii="Times New Roman" w:eastAsia="宋体" w:hAnsi="Times New Roman" w:cs="Times New Roman"/>
          <w:kern w:val="0"/>
          <w:sz w:val="24"/>
          <w:szCs w:val="24"/>
        </w:rPr>
        <w:t>，</w:t>
      </w:r>
      <w:r w:rsidR="00211588" w:rsidRPr="00D20BA8">
        <w:rPr>
          <w:rFonts w:ascii="Times New Roman" w:eastAsia="宋体" w:hAnsi="Times New Roman" w:cs="Times New Roman"/>
          <w:i/>
          <w:iCs/>
          <w:kern w:val="0"/>
          <w:sz w:val="24"/>
          <w:szCs w:val="24"/>
        </w:rPr>
        <w:t>MSE</w:t>
      </w:r>
      <w:r w:rsidR="00211588" w:rsidRPr="00211588">
        <w:rPr>
          <w:rFonts w:ascii="Times New Roman" w:eastAsia="宋体" w:hAnsi="Times New Roman" w:cs="Times New Roman"/>
          <w:kern w:val="0"/>
          <w:sz w:val="24"/>
          <w:szCs w:val="24"/>
        </w:rPr>
        <w:t xml:space="preserve"> = .0</w:t>
      </w:r>
      <w:r w:rsidR="00AD2901">
        <w:rPr>
          <w:rFonts w:ascii="Times New Roman" w:eastAsia="宋体" w:hAnsi="Times New Roman" w:cs="Times New Roman"/>
          <w:kern w:val="0"/>
          <w:sz w:val="24"/>
          <w:szCs w:val="24"/>
        </w:rPr>
        <w:t>16</w:t>
      </w:r>
      <w:r w:rsidR="00211588" w:rsidRPr="00211588">
        <w:rPr>
          <w:rFonts w:ascii="Times New Roman" w:eastAsia="宋体" w:hAnsi="Times New Roman" w:cs="Times New Roman"/>
          <w:kern w:val="0"/>
          <w:sz w:val="24"/>
          <w:szCs w:val="24"/>
        </w:rPr>
        <w:t>，</w:t>
      </w:r>
      <w:r w:rsidR="00211588" w:rsidRPr="00D20BA8">
        <w:rPr>
          <w:rFonts w:ascii="Times New Roman" w:eastAsia="宋体" w:hAnsi="Times New Roman" w:cs="Times New Roman"/>
          <w:i/>
          <w:iCs/>
          <w:kern w:val="0"/>
          <w:sz w:val="24"/>
          <w:szCs w:val="24"/>
        </w:rPr>
        <w:t>t</w:t>
      </w:r>
      <w:r w:rsidR="00211588" w:rsidRPr="00211588">
        <w:rPr>
          <w:rFonts w:ascii="Times New Roman" w:eastAsia="宋体" w:hAnsi="Times New Roman" w:cs="Times New Roman"/>
          <w:kern w:val="0"/>
          <w:sz w:val="24"/>
          <w:szCs w:val="24"/>
        </w:rPr>
        <w:t xml:space="preserve"> (</w:t>
      </w:r>
      <w:r w:rsidR="00AD2901">
        <w:rPr>
          <w:rFonts w:ascii="Times New Roman" w:eastAsia="宋体" w:hAnsi="Times New Roman" w:cs="Times New Roman"/>
          <w:kern w:val="0"/>
          <w:sz w:val="24"/>
          <w:szCs w:val="24"/>
        </w:rPr>
        <w:t>18</w:t>
      </w:r>
      <w:r w:rsidR="00211588" w:rsidRPr="00211588">
        <w:rPr>
          <w:rFonts w:ascii="Times New Roman" w:eastAsia="宋体" w:hAnsi="Times New Roman" w:cs="Times New Roman"/>
          <w:kern w:val="0"/>
          <w:sz w:val="24"/>
          <w:szCs w:val="24"/>
        </w:rPr>
        <w:t>) = 3.9</w:t>
      </w:r>
      <w:r w:rsidR="00AD2901">
        <w:rPr>
          <w:rFonts w:ascii="Times New Roman" w:eastAsia="宋体" w:hAnsi="Times New Roman" w:cs="Times New Roman"/>
          <w:kern w:val="0"/>
          <w:sz w:val="24"/>
          <w:szCs w:val="24"/>
        </w:rPr>
        <w:t>84</w:t>
      </w:r>
      <w:r w:rsidR="00211588" w:rsidRPr="00211588">
        <w:rPr>
          <w:rFonts w:ascii="Times New Roman" w:eastAsia="宋体" w:hAnsi="Times New Roman" w:cs="Times New Roman"/>
          <w:kern w:val="0"/>
          <w:sz w:val="24"/>
          <w:szCs w:val="24"/>
        </w:rPr>
        <w:t>，</w:t>
      </w:r>
      <w:r w:rsidR="00211588" w:rsidRPr="001B6961">
        <w:rPr>
          <w:rFonts w:ascii="Times New Roman" w:eastAsia="宋体" w:hAnsi="Times New Roman" w:cs="Times New Roman"/>
          <w:i/>
          <w:iCs/>
          <w:kern w:val="0"/>
          <w:sz w:val="24"/>
          <w:szCs w:val="24"/>
        </w:rPr>
        <w:t>p</w:t>
      </w:r>
      <w:r w:rsidR="00211588" w:rsidRPr="00211588">
        <w:rPr>
          <w:rFonts w:ascii="Times New Roman" w:eastAsia="宋体" w:hAnsi="Times New Roman" w:cs="Times New Roman"/>
          <w:kern w:val="0"/>
          <w:sz w:val="24"/>
          <w:szCs w:val="24"/>
        </w:rPr>
        <w:t xml:space="preserve"> </w:t>
      </w:r>
      <w:r w:rsidR="00AD2901">
        <w:rPr>
          <w:rFonts w:ascii="Times New Roman" w:eastAsia="宋体" w:hAnsi="Times New Roman" w:cs="Times New Roman"/>
          <w:kern w:val="0"/>
          <w:sz w:val="24"/>
          <w:szCs w:val="24"/>
        </w:rPr>
        <w:t>=</w:t>
      </w:r>
      <w:r w:rsidR="00211588" w:rsidRPr="00211588">
        <w:rPr>
          <w:rFonts w:ascii="Times New Roman" w:eastAsia="宋体" w:hAnsi="Times New Roman" w:cs="Times New Roman"/>
          <w:kern w:val="0"/>
          <w:sz w:val="24"/>
          <w:szCs w:val="24"/>
        </w:rPr>
        <w:t xml:space="preserve"> .00</w:t>
      </w:r>
      <w:r w:rsidR="00AD2901">
        <w:rPr>
          <w:rFonts w:ascii="Times New Roman" w:eastAsia="宋体" w:hAnsi="Times New Roman" w:cs="Times New Roman"/>
          <w:kern w:val="0"/>
          <w:sz w:val="24"/>
          <w:szCs w:val="24"/>
        </w:rPr>
        <w:t>2</w:t>
      </w:r>
      <w:r w:rsidR="00211588" w:rsidRPr="00211588">
        <w:rPr>
          <w:rFonts w:ascii="Times New Roman" w:eastAsia="宋体" w:hAnsi="Times New Roman" w:cs="Times New Roman"/>
          <w:kern w:val="0"/>
          <w:sz w:val="24"/>
          <w:szCs w:val="24"/>
        </w:rPr>
        <w:t>；</w:t>
      </w:r>
      <w:del w:id="384" w:author="JiangLinfeng" w:date="2023-10-20T15:53:00Z">
        <w:r w:rsidR="00B768FE" w:rsidDel="00387C34">
          <w:rPr>
            <w:rFonts w:ascii="Times New Roman" w:eastAsia="宋体" w:hAnsi="Times New Roman" w:cs="Times New Roman" w:hint="eastAsia"/>
            <w:kern w:val="0"/>
            <w:sz w:val="24"/>
            <w:szCs w:val="24"/>
          </w:rPr>
          <w:lastRenderedPageBreak/>
          <w:delText>存留水平</w:delText>
        </w:r>
      </w:del>
      <w:ins w:id="385" w:author="JiangLinfeng" w:date="2023-10-20T15:53:00Z">
        <w:r w:rsidR="00387C34">
          <w:rPr>
            <w:rFonts w:ascii="Times New Roman" w:eastAsia="宋体" w:hAnsi="Times New Roman" w:cs="Times New Roman" w:hint="eastAsia"/>
            <w:kern w:val="0"/>
            <w:sz w:val="24"/>
            <w:szCs w:val="24"/>
          </w:rPr>
          <w:t>相对保守程度</w:t>
        </w:r>
      </w:ins>
      <w:r w:rsidR="00E72854">
        <w:rPr>
          <w:rFonts w:ascii="Times New Roman" w:eastAsia="宋体" w:hAnsi="Times New Roman" w:cs="Times New Roman" w:hint="eastAsia"/>
          <w:kern w:val="0"/>
          <w:sz w:val="24"/>
          <w:szCs w:val="24"/>
        </w:rPr>
        <w:t>中条件</w:t>
      </w:r>
      <w:r w:rsidR="00B768FE">
        <w:rPr>
          <w:rFonts w:ascii="Times New Roman" w:eastAsia="宋体" w:hAnsi="Times New Roman" w:cs="Times New Roman" w:hint="eastAsia"/>
          <w:kern w:val="0"/>
          <w:sz w:val="24"/>
          <w:szCs w:val="24"/>
        </w:rPr>
        <w:t>下分割一致性</w:t>
      </w:r>
      <w:r w:rsidR="002E098D">
        <w:rPr>
          <w:rFonts w:ascii="Times New Roman" w:eastAsia="宋体" w:hAnsi="Times New Roman" w:cs="Times New Roman" w:hint="eastAsia"/>
          <w:kern w:val="0"/>
          <w:sz w:val="24"/>
          <w:szCs w:val="24"/>
        </w:rPr>
        <w:t>与</w:t>
      </w:r>
      <w:del w:id="386" w:author="JiangLinfeng" w:date="2023-10-20T15:53:00Z">
        <w:r w:rsidR="00B768FE" w:rsidDel="00387C34">
          <w:rPr>
            <w:rFonts w:ascii="Times New Roman" w:eastAsia="宋体" w:hAnsi="Times New Roman" w:cs="Times New Roman" w:hint="eastAsia"/>
            <w:kern w:val="0"/>
            <w:sz w:val="24"/>
            <w:szCs w:val="24"/>
          </w:rPr>
          <w:delText>存留水平</w:delText>
        </w:r>
      </w:del>
      <w:ins w:id="387" w:author="JiangLinfeng" w:date="2023-10-20T15:53:00Z">
        <w:r w:rsidR="00387C34">
          <w:rPr>
            <w:rFonts w:ascii="Times New Roman" w:eastAsia="宋体" w:hAnsi="Times New Roman" w:cs="Times New Roman" w:hint="eastAsia"/>
            <w:kern w:val="0"/>
            <w:sz w:val="24"/>
            <w:szCs w:val="24"/>
          </w:rPr>
          <w:t>相对保守程度</w:t>
        </w:r>
      </w:ins>
      <w:r w:rsidR="00B768FE">
        <w:rPr>
          <w:rFonts w:ascii="Times New Roman" w:eastAsia="宋体" w:hAnsi="Times New Roman" w:cs="Times New Roman" w:hint="eastAsia"/>
          <w:kern w:val="0"/>
          <w:sz w:val="24"/>
          <w:szCs w:val="24"/>
        </w:rPr>
        <w:t>高条件</w:t>
      </w:r>
      <w:r w:rsidR="002E098D">
        <w:rPr>
          <w:rFonts w:ascii="Times New Roman" w:eastAsia="宋体" w:hAnsi="Times New Roman" w:cs="Times New Roman" w:hint="eastAsia"/>
          <w:kern w:val="0"/>
          <w:sz w:val="24"/>
          <w:szCs w:val="24"/>
        </w:rPr>
        <w:t>差距边缘显著</w:t>
      </w:r>
      <w:r w:rsidR="00B768FE" w:rsidRPr="00211588">
        <w:rPr>
          <w:rFonts w:ascii="Times New Roman" w:eastAsia="宋体" w:hAnsi="Times New Roman" w:cs="Times New Roman" w:hint="eastAsia"/>
          <w:kern w:val="0"/>
          <w:sz w:val="24"/>
          <w:szCs w:val="24"/>
        </w:rPr>
        <w:t>，</w:t>
      </w:r>
      <w:r w:rsidR="00B768FE" w:rsidRPr="00D20BA8">
        <w:rPr>
          <w:rFonts w:ascii="Times New Roman" w:eastAsia="宋体" w:hAnsi="Times New Roman" w:cs="Times New Roman"/>
          <w:i/>
          <w:iCs/>
          <w:kern w:val="0"/>
          <w:sz w:val="24"/>
          <w:szCs w:val="24"/>
        </w:rPr>
        <w:t>MD</w:t>
      </w:r>
      <w:r w:rsidR="00B768FE" w:rsidRPr="00211588">
        <w:rPr>
          <w:rFonts w:ascii="Times New Roman" w:eastAsia="宋体" w:hAnsi="Times New Roman" w:cs="Times New Roman"/>
          <w:kern w:val="0"/>
          <w:sz w:val="24"/>
          <w:szCs w:val="24"/>
        </w:rPr>
        <w:t xml:space="preserve"> = .0</w:t>
      </w:r>
      <w:r w:rsidR="00FC10FE">
        <w:rPr>
          <w:rFonts w:ascii="Times New Roman" w:eastAsia="宋体" w:hAnsi="Times New Roman" w:cs="Times New Roman"/>
          <w:kern w:val="0"/>
          <w:sz w:val="24"/>
          <w:szCs w:val="24"/>
        </w:rPr>
        <w:t>47</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MSE</w:t>
      </w:r>
      <w:r w:rsidR="00B768FE" w:rsidRPr="00211588">
        <w:rPr>
          <w:rFonts w:ascii="Times New Roman" w:eastAsia="宋体" w:hAnsi="Times New Roman" w:cs="Times New Roman"/>
          <w:kern w:val="0"/>
          <w:sz w:val="24"/>
          <w:szCs w:val="24"/>
        </w:rPr>
        <w:t xml:space="preserve"> = .0</w:t>
      </w:r>
      <w:r w:rsidR="00B768FE">
        <w:rPr>
          <w:rFonts w:ascii="Times New Roman" w:eastAsia="宋体" w:hAnsi="Times New Roman" w:cs="Times New Roman"/>
          <w:kern w:val="0"/>
          <w:sz w:val="24"/>
          <w:szCs w:val="24"/>
        </w:rPr>
        <w:t>1</w:t>
      </w:r>
      <w:r w:rsidR="00FC10FE">
        <w:rPr>
          <w:rFonts w:ascii="Times New Roman" w:eastAsia="宋体" w:hAnsi="Times New Roman" w:cs="Times New Roman"/>
          <w:kern w:val="0"/>
          <w:sz w:val="24"/>
          <w:szCs w:val="24"/>
        </w:rPr>
        <w:t>9</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t</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18</w:t>
      </w:r>
      <w:r w:rsidR="00B768FE" w:rsidRPr="00211588">
        <w:rPr>
          <w:rFonts w:ascii="Times New Roman" w:eastAsia="宋体" w:hAnsi="Times New Roman" w:cs="Times New Roman"/>
          <w:kern w:val="0"/>
          <w:sz w:val="24"/>
          <w:szCs w:val="24"/>
        </w:rPr>
        <w:t xml:space="preserve">) = </w:t>
      </w:r>
      <w:r w:rsidR="00FC10FE">
        <w:rPr>
          <w:rFonts w:ascii="Times New Roman" w:eastAsia="宋体" w:hAnsi="Times New Roman" w:cs="Times New Roman"/>
          <w:kern w:val="0"/>
          <w:sz w:val="24"/>
          <w:szCs w:val="24"/>
        </w:rPr>
        <w:t>2</w:t>
      </w:r>
      <w:r w:rsidR="00B768FE" w:rsidRPr="00211588">
        <w:rPr>
          <w:rFonts w:ascii="Times New Roman" w:eastAsia="宋体" w:hAnsi="Times New Roman" w:cs="Times New Roman"/>
          <w:kern w:val="0"/>
          <w:sz w:val="24"/>
          <w:szCs w:val="24"/>
        </w:rPr>
        <w:t>.</w:t>
      </w:r>
      <w:r w:rsidR="00FC10FE">
        <w:rPr>
          <w:rFonts w:ascii="Times New Roman" w:eastAsia="宋体" w:hAnsi="Times New Roman" w:cs="Times New Roman"/>
          <w:kern w:val="0"/>
          <w:sz w:val="24"/>
          <w:szCs w:val="24"/>
        </w:rPr>
        <w:t>477</w:t>
      </w:r>
      <w:r w:rsidR="00B768FE" w:rsidRPr="00211588">
        <w:rPr>
          <w:rFonts w:ascii="Times New Roman" w:eastAsia="宋体" w:hAnsi="Times New Roman" w:cs="Times New Roman"/>
          <w:kern w:val="0"/>
          <w:sz w:val="24"/>
          <w:szCs w:val="24"/>
        </w:rPr>
        <w:t>，</w:t>
      </w:r>
      <w:r w:rsidR="00B768FE" w:rsidRPr="001B6961">
        <w:rPr>
          <w:rFonts w:ascii="Times New Roman" w:eastAsia="宋体" w:hAnsi="Times New Roman" w:cs="Times New Roman"/>
          <w:i/>
          <w:iCs/>
          <w:kern w:val="0"/>
          <w:sz w:val="24"/>
          <w:szCs w:val="24"/>
        </w:rPr>
        <w:t>p</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w:t>
      </w:r>
      <w:r w:rsidR="00B768FE" w:rsidRPr="00211588">
        <w:rPr>
          <w:rFonts w:ascii="Times New Roman" w:eastAsia="宋体" w:hAnsi="Times New Roman" w:cs="Times New Roman"/>
          <w:kern w:val="0"/>
          <w:sz w:val="24"/>
          <w:szCs w:val="24"/>
        </w:rPr>
        <w:t xml:space="preserve"> .0</w:t>
      </w:r>
      <w:r w:rsidR="00FC10FE">
        <w:rPr>
          <w:rFonts w:ascii="Times New Roman" w:eastAsia="宋体" w:hAnsi="Times New Roman" w:cs="Times New Roman"/>
          <w:kern w:val="0"/>
          <w:sz w:val="24"/>
          <w:szCs w:val="24"/>
        </w:rPr>
        <w:t>70</w:t>
      </w:r>
      <w:r w:rsidR="00B768FE">
        <w:rPr>
          <w:rFonts w:ascii="Times New Roman" w:eastAsia="宋体" w:hAnsi="Times New Roman" w:cs="Times New Roman" w:hint="eastAsia"/>
          <w:kern w:val="0"/>
          <w:sz w:val="24"/>
          <w:szCs w:val="24"/>
        </w:rPr>
        <w:t>；</w:t>
      </w:r>
      <w:del w:id="388" w:author="JiangLinfeng" w:date="2023-10-20T15:53:00Z">
        <w:r w:rsidR="00B768FE" w:rsidDel="00387C34">
          <w:rPr>
            <w:rFonts w:ascii="Times New Roman" w:eastAsia="宋体" w:hAnsi="Times New Roman" w:cs="Times New Roman" w:hint="eastAsia"/>
            <w:kern w:val="0"/>
            <w:sz w:val="24"/>
            <w:szCs w:val="24"/>
          </w:rPr>
          <w:delText>存留水平</w:delText>
        </w:r>
      </w:del>
      <w:ins w:id="389" w:author="JiangLinfeng" w:date="2023-10-20T15:53:00Z">
        <w:r w:rsidR="00387C34">
          <w:rPr>
            <w:rFonts w:ascii="Times New Roman" w:eastAsia="宋体" w:hAnsi="Times New Roman" w:cs="Times New Roman" w:hint="eastAsia"/>
            <w:kern w:val="0"/>
            <w:sz w:val="24"/>
            <w:szCs w:val="24"/>
          </w:rPr>
          <w:t>相对保守程度</w:t>
        </w:r>
      </w:ins>
      <w:proofErr w:type="gramStart"/>
      <w:r w:rsidR="00B768FE">
        <w:rPr>
          <w:rFonts w:ascii="Times New Roman" w:eastAsia="宋体" w:hAnsi="Times New Roman" w:cs="Times New Roman" w:hint="eastAsia"/>
          <w:kern w:val="0"/>
          <w:sz w:val="24"/>
          <w:szCs w:val="24"/>
        </w:rPr>
        <w:t>低条件</w:t>
      </w:r>
      <w:proofErr w:type="gramEnd"/>
      <w:r w:rsidR="00B768FE">
        <w:rPr>
          <w:rFonts w:ascii="Times New Roman" w:eastAsia="宋体" w:hAnsi="Times New Roman" w:cs="Times New Roman" w:hint="eastAsia"/>
          <w:kern w:val="0"/>
          <w:sz w:val="24"/>
          <w:szCs w:val="24"/>
        </w:rPr>
        <w:t>下分割一致性</w:t>
      </w:r>
      <w:r w:rsidR="00701C02">
        <w:rPr>
          <w:rFonts w:ascii="Times New Roman" w:eastAsia="宋体" w:hAnsi="Times New Roman" w:cs="Times New Roman" w:hint="eastAsia"/>
          <w:kern w:val="0"/>
          <w:sz w:val="24"/>
          <w:szCs w:val="24"/>
        </w:rPr>
        <w:t>与</w:t>
      </w:r>
      <w:del w:id="390" w:author="JiangLinfeng" w:date="2023-10-20T15:53:00Z">
        <w:r w:rsidR="00B768FE" w:rsidDel="00387C34">
          <w:rPr>
            <w:rFonts w:ascii="Times New Roman" w:eastAsia="宋体" w:hAnsi="Times New Roman" w:cs="Times New Roman" w:hint="eastAsia"/>
            <w:kern w:val="0"/>
            <w:sz w:val="24"/>
            <w:szCs w:val="24"/>
          </w:rPr>
          <w:delText>存留水平</w:delText>
        </w:r>
      </w:del>
      <w:ins w:id="391" w:author="JiangLinfeng" w:date="2023-10-20T15:53:00Z">
        <w:r w:rsidR="00387C34">
          <w:rPr>
            <w:rFonts w:ascii="Times New Roman" w:eastAsia="宋体" w:hAnsi="Times New Roman" w:cs="Times New Roman" w:hint="eastAsia"/>
            <w:kern w:val="0"/>
            <w:sz w:val="24"/>
            <w:szCs w:val="24"/>
          </w:rPr>
          <w:t>相对保守程度</w:t>
        </w:r>
      </w:ins>
      <w:r w:rsidR="00701C02">
        <w:rPr>
          <w:rFonts w:ascii="Times New Roman" w:eastAsia="宋体" w:hAnsi="Times New Roman" w:cs="Times New Roman" w:hint="eastAsia"/>
          <w:kern w:val="0"/>
          <w:sz w:val="24"/>
          <w:szCs w:val="24"/>
        </w:rPr>
        <w:t>中</w:t>
      </w:r>
      <w:r w:rsidR="00B768FE">
        <w:rPr>
          <w:rFonts w:ascii="Times New Roman" w:eastAsia="宋体" w:hAnsi="Times New Roman" w:cs="Times New Roman" w:hint="eastAsia"/>
          <w:kern w:val="0"/>
          <w:sz w:val="24"/>
          <w:szCs w:val="24"/>
        </w:rPr>
        <w:t>条件</w:t>
      </w:r>
      <w:r w:rsidR="00701C02">
        <w:rPr>
          <w:rFonts w:ascii="Times New Roman" w:eastAsia="宋体" w:hAnsi="Times New Roman" w:cs="Times New Roman" w:hint="eastAsia"/>
          <w:kern w:val="0"/>
          <w:sz w:val="24"/>
          <w:szCs w:val="24"/>
        </w:rPr>
        <w:t>无显著区别</w:t>
      </w:r>
      <w:r w:rsidR="00B768FE" w:rsidRPr="00211588">
        <w:rPr>
          <w:rFonts w:ascii="Times New Roman" w:eastAsia="宋体" w:hAnsi="Times New Roman" w:cs="Times New Roman" w:hint="eastAsia"/>
          <w:kern w:val="0"/>
          <w:sz w:val="24"/>
          <w:szCs w:val="24"/>
        </w:rPr>
        <w:t>，</w:t>
      </w:r>
      <w:r w:rsidR="00B768FE" w:rsidRPr="00D20BA8">
        <w:rPr>
          <w:rFonts w:ascii="Times New Roman" w:eastAsia="宋体" w:hAnsi="Times New Roman" w:cs="Times New Roman"/>
          <w:i/>
          <w:iCs/>
          <w:kern w:val="0"/>
          <w:sz w:val="24"/>
          <w:szCs w:val="24"/>
        </w:rPr>
        <w:t>MD</w:t>
      </w:r>
      <w:r w:rsidR="00B768FE" w:rsidRPr="00211588">
        <w:rPr>
          <w:rFonts w:ascii="Times New Roman" w:eastAsia="宋体" w:hAnsi="Times New Roman" w:cs="Times New Roman"/>
          <w:kern w:val="0"/>
          <w:sz w:val="24"/>
          <w:szCs w:val="24"/>
        </w:rPr>
        <w:t xml:space="preserve"> = .0</w:t>
      </w:r>
      <w:r w:rsidR="009E07B7">
        <w:rPr>
          <w:rFonts w:ascii="Times New Roman" w:eastAsia="宋体" w:hAnsi="Times New Roman" w:cs="Times New Roman"/>
          <w:kern w:val="0"/>
          <w:sz w:val="24"/>
          <w:szCs w:val="24"/>
        </w:rPr>
        <w:t>17</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MSE</w:t>
      </w:r>
      <w:r w:rsidR="00B768FE" w:rsidRPr="00211588">
        <w:rPr>
          <w:rFonts w:ascii="Times New Roman" w:eastAsia="宋体" w:hAnsi="Times New Roman" w:cs="Times New Roman"/>
          <w:kern w:val="0"/>
          <w:sz w:val="24"/>
          <w:szCs w:val="24"/>
        </w:rPr>
        <w:t xml:space="preserve"> = .0</w:t>
      </w:r>
      <w:r w:rsidR="00B768FE">
        <w:rPr>
          <w:rFonts w:ascii="Times New Roman" w:eastAsia="宋体" w:hAnsi="Times New Roman" w:cs="Times New Roman"/>
          <w:kern w:val="0"/>
          <w:sz w:val="24"/>
          <w:szCs w:val="24"/>
        </w:rPr>
        <w:t>1</w:t>
      </w:r>
      <w:r w:rsidR="009E07B7">
        <w:rPr>
          <w:rFonts w:ascii="Times New Roman" w:eastAsia="宋体" w:hAnsi="Times New Roman" w:cs="Times New Roman"/>
          <w:kern w:val="0"/>
          <w:sz w:val="24"/>
          <w:szCs w:val="24"/>
        </w:rPr>
        <w:t>0</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t</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18</w:t>
      </w:r>
      <w:r w:rsidR="00B768FE" w:rsidRPr="00211588">
        <w:rPr>
          <w:rFonts w:ascii="Times New Roman" w:eastAsia="宋体" w:hAnsi="Times New Roman" w:cs="Times New Roman"/>
          <w:kern w:val="0"/>
          <w:sz w:val="24"/>
          <w:szCs w:val="24"/>
        </w:rPr>
        <w:t xml:space="preserve">) = </w:t>
      </w:r>
      <w:r w:rsidR="009E07B7">
        <w:rPr>
          <w:rFonts w:ascii="Times New Roman" w:eastAsia="宋体" w:hAnsi="Times New Roman" w:cs="Times New Roman"/>
          <w:kern w:val="0"/>
          <w:sz w:val="24"/>
          <w:szCs w:val="24"/>
        </w:rPr>
        <w:t>1</w:t>
      </w:r>
      <w:r w:rsidR="00B768FE" w:rsidRPr="00211588">
        <w:rPr>
          <w:rFonts w:ascii="Times New Roman" w:eastAsia="宋体" w:hAnsi="Times New Roman" w:cs="Times New Roman"/>
          <w:kern w:val="0"/>
          <w:sz w:val="24"/>
          <w:szCs w:val="24"/>
        </w:rPr>
        <w:t>.</w:t>
      </w:r>
      <w:r w:rsidR="009E07B7">
        <w:rPr>
          <w:rFonts w:ascii="Times New Roman" w:eastAsia="宋体" w:hAnsi="Times New Roman" w:cs="Times New Roman"/>
          <w:kern w:val="0"/>
          <w:sz w:val="24"/>
          <w:szCs w:val="24"/>
        </w:rPr>
        <w:t>668</w:t>
      </w:r>
      <w:r w:rsidR="00B768FE" w:rsidRPr="00211588">
        <w:rPr>
          <w:rFonts w:ascii="Times New Roman" w:eastAsia="宋体" w:hAnsi="Times New Roman" w:cs="Times New Roman"/>
          <w:kern w:val="0"/>
          <w:sz w:val="24"/>
          <w:szCs w:val="24"/>
        </w:rPr>
        <w:t>，</w:t>
      </w:r>
      <w:r w:rsidR="00B768FE" w:rsidRPr="001B6961">
        <w:rPr>
          <w:rFonts w:ascii="Times New Roman" w:eastAsia="宋体" w:hAnsi="Times New Roman" w:cs="Times New Roman"/>
          <w:i/>
          <w:iCs/>
          <w:kern w:val="0"/>
          <w:sz w:val="24"/>
          <w:szCs w:val="24"/>
        </w:rPr>
        <w:t>p</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w:t>
      </w:r>
      <w:r w:rsidR="00B768FE" w:rsidRPr="00211588">
        <w:rPr>
          <w:rFonts w:ascii="Times New Roman" w:eastAsia="宋体" w:hAnsi="Times New Roman" w:cs="Times New Roman"/>
          <w:kern w:val="0"/>
          <w:sz w:val="24"/>
          <w:szCs w:val="24"/>
        </w:rPr>
        <w:t xml:space="preserve"> .</w:t>
      </w:r>
      <w:r w:rsidR="009E07B7">
        <w:rPr>
          <w:rFonts w:ascii="Times New Roman" w:eastAsia="宋体" w:hAnsi="Times New Roman" w:cs="Times New Roman"/>
          <w:kern w:val="0"/>
          <w:sz w:val="24"/>
          <w:szCs w:val="24"/>
        </w:rPr>
        <w:t>338</w:t>
      </w:r>
      <w:r w:rsidR="00B768FE">
        <w:rPr>
          <w:rFonts w:ascii="Times New Roman" w:eastAsia="宋体" w:hAnsi="Times New Roman" w:cs="Times New Roman" w:hint="eastAsia"/>
          <w:kern w:val="0"/>
          <w:sz w:val="24"/>
          <w:szCs w:val="24"/>
        </w:rPr>
        <w:t>。</w:t>
      </w:r>
    </w:p>
    <w:p w14:paraId="23EF16EB" w14:textId="02ABBF81" w:rsidR="009E08D3" w:rsidRDefault="009E08D3" w:rsidP="00C03862">
      <w:pPr>
        <w:spacing w:line="288" w:lineRule="auto"/>
        <w:ind w:firstLineChars="200" w:firstLine="480"/>
        <w:jc w:val="left"/>
        <w:rPr>
          <w:rFonts w:ascii="Times New Roman" w:eastAsia="宋体" w:hAnsi="Times New Roman" w:cs="Times New Roman"/>
          <w:sz w:val="24"/>
          <w:szCs w:val="24"/>
        </w:rPr>
      </w:pPr>
      <w:r w:rsidRPr="00C7034F">
        <w:rPr>
          <w:rFonts w:ascii="Times New Roman" w:eastAsia="宋体" w:hAnsi="Times New Roman" w:cs="Times New Roman"/>
          <w:sz w:val="24"/>
          <w:szCs w:val="24"/>
        </w:rPr>
        <w:t>以被试对不同视频进行</w:t>
      </w:r>
      <w:r>
        <w:rPr>
          <w:rFonts w:ascii="Times New Roman" w:eastAsia="宋体" w:hAnsi="Times New Roman" w:cs="Times New Roman" w:hint="eastAsia"/>
          <w:sz w:val="24"/>
          <w:szCs w:val="24"/>
        </w:rPr>
        <w:t>细</w:t>
      </w:r>
      <w:r w:rsidRPr="00C7034F">
        <w:rPr>
          <w:rFonts w:ascii="Times New Roman" w:eastAsia="宋体" w:hAnsi="Times New Roman" w:cs="Times New Roman"/>
          <w:sz w:val="24"/>
          <w:szCs w:val="24"/>
        </w:rPr>
        <w:t>分割的分割一致性为因变量，以游戏关卡、</w:t>
      </w:r>
      <w:del w:id="392" w:author="JiangLinfeng" w:date="2023-10-20T15:53:00Z">
        <w:r w:rsidRPr="00C7034F" w:rsidDel="00387C34">
          <w:rPr>
            <w:rFonts w:ascii="Times New Roman" w:eastAsia="宋体" w:hAnsi="Times New Roman" w:cs="Times New Roman"/>
            <w:sz w:val="24"/>
            <w:szCs w:val="24"/>
          </w:rPr>
          <w:delText>存留水平</w:delText>
        </w:r>
      </w:del>
      <w:ins w:id="393" w:author="JiangLinfeng" w:date="2023-10-20T15:53:00Z">
        <w:r w:rsidR="00387C34">
          <w:rPr>
            <w:rFonts w:ascii="Times New Roman" w:eastAsia="宋体" w:hAnsi="Times New Roman" w:cs="Times New Roman"/>
            <w:sz w:val="24"/>
            <w:szCs w:val="24"/>
          </w:rPr>
          <w:t>相对保守程度</w:t>
        </w:r>
      </w:ins>
      <w:r w:rsidRPr="00C7034F">
        <w:rPr>
          <w:rFonts w:ascii="Times New Roman" w:eastAsia="宋体" w:hAnsi="Times New Roman" w:cs="Times New Roman"/>
          <w:color w:val="000000"/>
          <w:kern w:val="0"/>
          <w:sz w:val="24"/>
          <w:szCs w:val="24"/>
        </w:rPr>
        <w:t>为组内自变量进行</w:t>
      </w:r>
      <w:r w:rsidRPr="00C7034F">
        <w:rPr>
          <w:rFonts w:ascii="Times New Roman" w:eastAsia="宋体" w:hAnsi="Times New Roman" w:cs="Times New Roman"/>
          <w:color w:val="000000"/>
          <w:kern w:val="0"/>
          <w:sz w:val="24"/>
          <w:szCs w:val="24"/>
        </w:rPr>
        <w:t>5(</w:t>
      </w:r>
      <w:r w:rsidRPr="00C7034F">
        <w:rPr>
          <w:rFonts w:ascii="Times New Roman" w:eastAsia="宋体" w:hAnsi="Times New Roman" w:cs="Times New Roman"/>
          <w:color w:val="000000"/>
          <w:kern w:val="0"/>
          <w:sz w:val="24"/>
          <w:szCs w:val="24"/>
        </w:rPr>
        <w:t>游戏关卡</w:t>
      </w:r>
      <w:r w:rsidRPr="00C7034F">
        <w:rPr>
          <w:rFonts w:ascii="Times New Roman" w:eastAsia="宋体" w:hAnsi="Times New Roman" w:cs="Times New Roman"/>
          <w:color w:val="000000"/>
          <w:kern w:val="0"/>
          <w:sz w:val="24"/>
          <w:szCs w:val="24"/>
        </w:rPr>
        <w:t>)×3(</w:t>
      </w:r>
      <w:del w:id="394" w:author="JiangLinfeng" w:date="2023-10-20T15:53:00Z">
        <w:r w:rsidRPr="00C7034F" w:rsidDel="00387C34">
          <w:rPr>
            <w:rFonts w:ascii="Times New Roman" w:eastAsia="宋体" w:hAnsi="Times New Roman" w:cs="Times New Roman"/>
            <w:color w:val="000000"/>
            <w:kern w:val="0"/>
            <w:sz w:val="24"/>
            <w:szCs w:val="24"/>
          </w:rPr>
          <w:delText>存留水平</w:delText>
        </w:r>
      </w:del>
      <w:ins w:id="395" w:author="JiangLinfeng" w:date="2023-10-20T15:53:00Z">
        <w:r w:rsidR="00387C34">
          <w:rPr>
            <w:rFonts w:ascii="Times New Roman" w:eastAsia="宋体" w:hAnsi="Times New Roman" w:cs="Times New Roman"/>
            <w:color w:val="000000"/>
            <w:kern w:val="0"/>
            <w:sz w:val="24"/>
            <w:szCs w:val="24"/>
          </w:rPr>
          <w:t>相对保守程度</w:t>
        </w:r>
      </w:ins>
      <w:r w:rsidRPr="00C7034F">
        <w:rPr>
          <w:rFonts w:ascii="Times New Roman" w:eastAsia="宋体" w:hAnsi="Times New Roman" w:cs="Times New Roman"/>
          <w:color w:val="000000"/>
          <w:kern w:val="0"/>
          <w:sz w:val="24"/>
          <w:szCs w:val="24"/>
        </w:rPr>
        <w:t>：低</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中</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高</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的</w:t>
      </w:r>
      <w:proofErr w:type="gramStart"/>
      <w:r w:rsidRPr="00C7034F">
        <w:rPr>
          <w:rFonts w:ascii="Times New Roman" w:eastAsia="宋体" w:hAnsi="Times New Roman" w:cs="Times New Roman"/>
          <w:color w:val="000000"/>
          <w:kern w:val="0"/>
          <w:sz w:val="24"/>
          <w:szCs w:val="24"/>
        </w:rPr>
        <w:t>双因素</w:t>
      </w:r>
      <w:proofErr w:type="gramEnd"/>
      <w:r w:rsidRPr="00C7034F">
        <w:rPr>
          <w:rFonts w:ascii="Times New Roman" w:eastAsia="宋体" w:hAnsi="Times New Roman" w:cs="Times New Roman"/>
          <w:color w:val="000000"/>
          <w:kern w:val="0"/>
          <w:sz w:val="24"/>
          <w:szCs w:val="24"/>
        </w:rPr>
        <w:t>重复测量方差分析。首先进行球形度检验，</w:t>
      </w:r>
      <w:r w:rsidRPr="00C7034F">
        <w:rPr>
          <w:rFonts w:ascii="Times New Roman" w:eastAsia="宋体" w:hAnsi="Times New Roman" w:cs="Times New Roman"/>
          <w:sz w:val="24"/>
          <w:szCs w:val="24"/>
        </w:rPr>
        <w:t>游戏关卡、</w:t>
      </w:r>
      <w:del w:id="396" w:author="JiangLinfeng" w:date="2023-10-20T15:53:00Z">
        <w:r w:rsidRPr="00C7034F" w:rsidDel="00387C34">
          <w:rPr>
            <w:rFonts w:ascii="Times New Roman" w:eastAsia="宋体" w:hAnsi="Times New Roman" w:cs="Times New Roman"/>
            <w:sz w:val="24"/>
            <w:szCs w:val="24"/>
          </w:rPr>
          <w:delText>存留水平</w:delText>
        </w:r>
      </w:del>
      <w:ins w:id="397" w:author="JiangLinfeng" w:date="2023-10-20T15:53:00Z">
        <w:r w:rsidR="00387C34">
          <w:rPr>
            <w:rFonts w:ascii="Times New Roman" w:eastAsia="宋体" w:hAnsi="Times New Roman" w:cs="Times New Roman"/>
            <w:sz w:val="24"/>
            <w:szCs w:val="24"/>
          </w:rPr>
          <w:t>相对保守程度</w:t>
        </w:r>
      </w:ins>
      <w:r w:rsidRPr="00C7034F">
        <w:rPr>
          <w:rFonts w:ascii="Times New Roman" w:eastAsia="宋体" w:hAnsi="Times New Roman" w:cs="Times New Roman"/>
          <w:sz w:val="24"/>
          <w:szCs w:val="24"/>
        </w:rPr>
        <w:t>以及交互项均</w:t>
      </w:r>
      <w:r w:rsidRPr="00C7034F">
        <w:rPr>
          <w:rFonts w:ascii="Times New Roman" w:eastAsia="宋体" w:hAnsi="Times New Roman" w:cs="Times New Roman"/>
          <w:color w:val="000000"/>
          <w:kern w:val="0"/>
          <w:sz w:val="24"/>
          <w:szCs w:val="24"/>
        </w:rPr>
        <w:t>符合球形度假设</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i/>
          <w:kern w:val="0"/>
          <w:sz w:val="24"/>
          <w:szCs w:val="24"/>
        </w:rPr>
        <w:t xml:space="preserve">ps </w:t>
      </w:r>
      <w:r w:rsidR="00D72ADC">
        <w:rPr>
          <w:rFonts w:ascii="Times New Roman" w:eastAsia="宋体" w:hAnsi="Times New Roman" w:cs="Times New Roman"/>
          <w:kern w:val="0"/>
          <w:sz w:val="24"/>
          <w:szCs w:val="24"/>
        </w:rPr>
        <w:t>&gt;</w:t>
      </w:r>
      <w:r w:rsidRPr="00C7034F">
        <w:rPr>
          <w:rFonts w:ascii="Times New Roman" w:eastAsia="宋体" w:hAnsi="Times New Roman" w:cs="Times New Roman"/>
          <w:kern w:val="0"/>
          <w:sz w:val="24"/>
          <w:szCs w:val="24"/>
        </w:rPr>
        <w:t xml:space="preserve"> .0</w:t>
      </w:r>
      <w:r w:rsidR="00D72ADC">
        <w:rPr>
          <w:rFonts w:ascii="Times New Roman" w:eastAsia="宋体" w:hAnsi="Times New Roman" w:cs="Times New Roman"/>
          <w:kern w:val="0"/>
          <w:sz w:val="24"/>
          <w:szCs w:val="24"/>
        </w:rPr>
        <w:t>9</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kern w:val="0"/>
          <w:sz w:val="24"/>
          <w:szCs w:val="24"/>
        </w:rPr>
        <w:t>，因此</w:t>
      </w:r>
      <w:r w:rsidR="00487123">
        <w:rPr>
          <w:rFonts w:ascii="Times New Roman" w:eastAsia="宋体" w:hAnsi="Times New Roman" w:cs="Times New Roman" w:hint="eastAsia"/>
          <w:kern w:val="0"/>
          <w:sz w:val="24"/>
          <w:szCs w:val="24"/>
        </w:rPr>
        <w:t>无需</w:t>
      </w:r>
      <w:r w:rsidRPr="00C7034F">
        <w:rPr>
          <w:rFonts w:ascii="Times New Roman" w:eastAsia="宋体" w:hAnsi="Times New Roman" w:cs="Times New Roman"/>
          <w:sz w:val="24"/>
          <w:szCs w:val="24"/>
        </w:rPr>
        <w:t>进行校正。方差分析的结果显示，游戏关卡</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4</w:t>
      </w:r>
      <w:r w:rsidRPr="00C7034F">
        <w:rPr>
          <w:rFonts w:ascii="Times New Roman" w:eastAsia="宋体" w:hAnsi="Times New Roman" w:cs="Times New Roman"/>
          <w:kern w:val="0"/>
          <w:sz w:val="24"/>
          <w:szCs w:val="24"/>
        </w:rPr>
        <w:t xml:space="preserve">, </w:t>
      </w:r>
      <w:r w:rsidR="006961C0">
        <w:rPr>
          <w:rFonts w:ascii="Times New Roman" w:eastAsia="宋体" w:hAnsi="Times New Roman" w:cs="Times New Roman"/>
          <w:kern w:val="0"/>
          <w:sz w:val="24"/>
          <w:szCs w:val="24"/>
        </w:rPr>
        <w:t>72</w:t>
      </w:r>
      <w:r w:rsidRPr="00C7034F">
        <w:rPr>
          <w:rFonts w:ascii="Times New Roman" w:eastAsia="宋体" w:hAnsi="Times New Roman" w:cs="Times New Roman"/>
          <w:kern w:val="0"/>
          <w:sz w:val="24"/>
          <w:szCs w:val="24"/>
        </w:rPr>
        <w:t xml:space="preserve">) = </w:t>
      </w:r>
      <w:r w:rsidR="006961C0">
        <w:rPr>
          <w:rFonts w:ascii="Times New Roman" w:eastAsia="宋体" w:hAnsi="Times New Roman" w:cs="Times New Roman"/>
          <w:kern w:val="0"/>
          <w:sz w:val="24"/>
          <w:szCs w:val="24"/>
        </w:rPr>
        <w:t>1</w:t>
      </w:r>
      <w:r w:rsidRPr="00C7034F">
        <w:rPr>
          <w:rFonts w:ascii="Times New Roman" w:eastAsia="宋体" w:hAnsi="Times New Roman" w:cs="Times New Roman"/>
          <w:kern w:val="0"/>
          <w:sz w:val="24"/>
          <w:szCs w:val="24"/>
        </w:rPr>
        <w:t>0.</w:t>
      </w:r>
      <w:r w:rsidR="006961C0">
        <w:rPr>
          <w:rFonts w:ascii="Times New Roman" w:eastAsia="宋体" w:hAnsi="Times New Roman" w:cs="Times New Roman"/>
          <w:kern w:val="0"/>
          <w:sz w:val="24"/>
          <w:szCs w:val="24"/>
        </w:rPr>
        <w:t>395</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&lt;.001</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6961C0">
        <w:rPr>
          <w:rFonts w:ascii="Times New Roman" w:hAnsi="Times New Roman" w:cs="Times New Roman"/>
          <w:kern w:val="0"/>
          <w:sz w:val="24"/>
          <w:szCs w:val="24"/>
        </w:rPr>
        <w:t>366</w:t>
      </w:r>
      <w:r w:rsidRPr="00C7034F">
        <w:rPr>
          <w:rFonts w:ascii="Times New Roman" w:eastAsia="宋体" w:hAnsi="Times New Roman" w:cs="Times New Roman"/>
          <w:kern w:val="0"/>
          <w:sz w:val="24"/>
          <w:szCs w:val="24"/>
        </w:rPr>
        <w:t>；</w:t>
      </w:r>
      <w:del w:id="398" w:author="JiangLinfeng" w:date="2023-10-20T15:53:00Z">
        <w:r w:rsidRPr="00C7034F" w:rsidDel="00387C34">
          <w:rPr>
            <w:rFonts w:ascii="Times New Roman" w:eastAsia="宋体" w:hAnsi="Times New Roman" w:cs="Times New Roman"/>
            <w:sz w:val="24"/>
            <w:szCs w:val="24"/>
          </w:rPr>
          <w:delText>存留水平</w:delText>
        </w:r>
      </w:del>
      <w:ins w:id="399" w:author="JiangLinfeng" w:date="2023-10-20T15:53:00Z">
        <w:r w:rsidR="00387C34">
          <w:rPr>
            <w:rFonts w:ascii="Times New Roman" w:eastAsia="宋体" w:hAnsi="Times New Roman" w:cs="Times New Roman"/>
            <w:sz w:val="24"/>
            <w:szCs w:val="24"/>
          </w:rPr>
          <w:t>相对保守程度</w:t>
        </w:r>
      </w:ins>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2</w:t>
      </w:r>
      <w:r w:rsidRPr="00C7034F">
        <w:rPr>
          <w:rFonts w:ascii="Times New Roman" w:eastAsia="宋体" w:hAnsi="Times New Roman" w:cs="Times New Roman"/>
          <w:kern w:val="0"/>
          <w:sz w:val="24"/>
          <w:szCs w:val="24"/>
        </w:rPr>
        <w:t xml:space="preserve">, </w:t>
      </w:r>
      <w:r w:rsidR="006961C0">
        <w:rPr>
          <w:rFonts w:ascii="Times New Roman" w:eastAsia="宋体" w:hAnsi="Times New Roman" w:cs="Times New Roman"/>
          <w:kern w:val="0"/>
          <w:sz w:val="24"/>
          <w:szCs w:val="24"/>
        </w:rPr>
        <w:t>36</w:t>
      </w:r>
      <w:r w:rsidRPr="00C7034F">
        <w:rPr>
          <w:rFonts w:ascii="Times New Roman" w:eastAsia="宋体" w:hAnsi="Times New Roman" w:cs="Times New Roman"/>
          <w:kern w:val="0"/>
          <w:sz w:val="24"/>
          <w:szCs w:val="24"/>
        </w:rPr>
        <w:t xml:space="preserve">) = </w:t>
      </w:r>
      <w:r w:rsidR="006961C0">
        <w:rPr>
          <w:rFonts w:ascii="Times New Roman" w:eastAsia="宋体" w:hAnsi="Times New Roman" w:cs="Times New Roman"/>
          <w:kern w:val="0"/>
          <w:sz w:val="24"/>
          <w:szCs w:val="24"/>
        </w:rPr>
        <w:t>5</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534</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.00</w:t>
      </w:r>
      <w:r w:rsidR="006961C0">
        <w:rPr>
          <w:rFonts w:ascii="Times New Roman" w:eastAsia="宋体" w:hAnsi="Times New Roman" w:cs="Times New Roman"/>
          <w:kern w:val="0"/>
          <w:sz w:val="24"/>
          <w:szCs w:val="24"/>
        </w:rPr>
        <w:t>8</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6961C0">
        <w:rPr>
          <w:rFonts w:ascii="Times New Roman" w:hAnsi="Times New Roman" w:cs="Times New Roman"/>
          <w:kern w:val="0"/>
          <w:sz w:val="24"/>
          <w:szCs w:val="24"/>
        </w:rPr>
        <w:t>235</w:t>
      </w:r>
      <w:r w:rsidRPr="00C7034F">
        <w:rPr>
          <w:rFonts w:ascii="Times New Roman" w:eastAsia="宋体" w:hAnsi="Times New Roman" w:cs="Times New Roman"/>
          <w:kern w:val="0"/>
          <w:sz w:val="24"/>
          <w:szCs w:val="24"/>
        </w:rPr>
        <w:t>；</w:t>
      </w:r>
      <w:r w:rsidR="0063298C">
        <w:rPr>
          <w:rFonts w:ascii="Times New Roman" w:eastAsia="宋体" w:hAnsi="Times New Roman" w:cs="Times New Roman" w:hint="eastAsia"/>
          <w:kern w:val="0"/>
          <w:sz w:val="24"/>
          <w:szCs w:val="24"/>
        </w:rPr>
        <w:t>而</w:t>
      </w:r>
      <w:r w:rsidRPr="00C7034F">
        <w:rPr>
          <w:rFonts w:ascii="Times New Roman" w:eastAsia="宋体" w:hAnsi="Times New Roman" w:cs="Times New Roman"/>
          <w:sz w:val="24"/>
          <w:szCs w:val="24"/>
        </w:rPr>
        <w:t>交互作用</w:t>
      </w:r>
      <w:r w:rsidR="0063298C">
        <w:rPr>
          <w:rFonts w:ascii="Times New Roman" w:eastAsia="宋体" w:hAnsi="Times New Roman" w:cs="Times New Roman" w:hint="eastAsia"/>
          <w:sz w:val="24"/>
          <w:szCs w:val="24"/>
        </w:rPr>
        <w:t>并</w:t>
      </w:r>
      <w:r w:rsidR="006961C0">
        <w:rPr>
          <w:rFonts w:ascii="Times New Roman" w:eastAsia="宋体" w:hAnsi="Times New Roman" w:cs="Times New Roman" w:hint="eastAsia"/>
          <w:sz w:val="24"/>
          <w:szCs w:val="24"/>
        </w:rPr>
        <w:t>不</w:t>
      </w:r>
      <w:r w:rsidRPr="00C7034F">
        <w:rPr>
          <w:rFonts w:ascii="Times New Roman" w:eastAsia="宋体" w:hAnsi="Times New Roman" w:cs="Times New Roman"/>
          <w:color w:val="000000"/>
          <w:kern w:val="0"/>
          <w:sz w:val="24"/>
          <w:szCs w:val="24"/>
        </w:rPr>
        <w:t>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CC348F">
        <w:rPr>
          <w:rFonts w:ascii="Times New Roman" w:eastAsia="宋体" w:hAnsi="Times New Roman" w:cs="Times New Roman"/>
          <w:kern w:val="0"/>
          <w:sz w:val="24"/>
          <w:szCs w:val="24"/>
        </w:rPr>
        <w:t>8</w:t>
      </w:r>
      <w:r w:rsidRPr="00C7034F">
        <w:rPr>
          <w:rFonts w:ascii="Times New Roman" w:eastAsia="宋体" w:hAnsi="Times New Roman" w:cs="Times New Roman"/>
          <w:kern w:val="0"/>
          <w:sz w:val="24"/>
          <w:szCs w:val="24"/>
        </w:rPr>
        <w:t xml:space="preserve">, </w:t>
      </w:r>
      <w:r w:rsidR="00CC348F">
        <w:rPr>
          <w:rFonts w:ascii="Times New Roman" w:eastAsia="宋体" w:hAnsi="Times New Roman" w:cs="Times New Roman"/>
          <w:kern w:val="0"/>
          <w:sz w:val="24"/>
          <w:szCs w:val="24"/>
        </w:rPr>
        <w:t>144</w:t>
      </w:r>
      <w:r w:rsidRPr="00C7034F">
        <w:rPr>
          <w:rFonts w:ascii="Times New Roman" w:eastAsia="宋体" w:hAnsi="Times New Roman" w:cs="Times New Roman"/>
          <w:kern w:val="0"/>
          <w:sz w:val="24"/>
          <w:szCs w:val="24"/>
        </w:rPr>
        <w:t xml:space="preserve">) = </w:t>
      </w:r>
      <w:r w:rsidR="00CC348F">
        <w:rPr>
          <w:rFonts w:ascii="Times New Roman" w:eastAsia="宋体" w:hAnsi="Times New Roman" w:cs="Times New Roman"/>
          <w:kern w:val="0"/>
          <w:sz w:val="24"/>
          <w:szCs w:val="24"/>
        </w:rPr>
        <w:t>0</w:t>
      </w:r>
      <w:r w:rsidRPr="00C7034F">
        <w:rPr>
          <w:rFonts w:ascii="Times New Roman" w:eastAsia="宋体" w:hAnsi="Times New Roman" w:cs="Times New Roman"/>
          <w:kern w:val="0"/>
          <w:sz w:val="24"/>
          <w:szCs w:val="24"/>
        </w:rPr>
        <w:t>.6</w:t>
      </w:r>
      <w:r w:rsidR="00CC348F">
        <w:rPr>
          <w:rFonts w:ascii="Times New Roman" w:eastAsia="宋体" w:hAnsi="Times New Roman" w:cs="Times New Roman"/>
          <w:kern w:val="0"/>
          <w:sz w:val="24"/>
          <w:szCs w:val="24"/>
        </w:rPr>
        <w:t>14</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w:t>
      </w:r>
      <w:r w:rsidR="00CC348F">
        <w:rPr>
          <w:rFonts w:ascii="Times New Roman" w:eastAsia="宋体" w:hAnsi="Times New Roman" w:cs="Times New Roman"/>
          <w:kern w:val="0"/>
          <w:sz w:val="24"/>
          <w:szCs w:val="24"/>
        </w:rPr>
        <w:t>765</w:t>
      </w:r>
      <w:r w:rsidRPr="00C7034F">
        <w:rPr>
          <w:rFonts w:ascii="Times New Roman" w:eastAsia="宋体" w:hAnsi="Times New Roman" w:cs="Times New Roman"/>
          <w:kern w:val="0"/>
          <w:sz w:val="24"/>
          <w:szCs w:val="24"/>
        </w:rPr>
        <w:t>。对</w:t>
      </w:r>
      <w:del w:id="400" w:author="JiangLinfeng" w:date="2023-10-20T15:53:00Z">
        <w:r w:rsidRPr="00C7034F" w:rsidDel="00387C34">
          <w:rPr>
            <w:rFonts w:ascii="Times New Roman" w:eastAsia="宋体" w:hAnsi="Times New Roman" w:cs="Times New Roman"/>
            <w:kern w:val="0"/>
            <w:sz w:val="24"/>
            <w:szCs w:val="24"/>
          </w:rPr>
          <w:delText>存留水平</w:delText>
        </w:r>
      </w:del>
      <w:ins w:id="401" w:author="JiangLinfeng" w:date="2023-10-20T15:53:00Z">
        <w:r w:rsidR="00387C34">
          <w:rPr>
            <w:rFonts w:ascii="Times New Roman" w:eastAsia="宋体" w:hAnsi="Times New Roman" w:cs="Times New Roman"/>
            <w:kern w:val="0"/>
            <w:sz w:val="24"/>
            <w:szCs w:val="24"/>
          </w:rPr>
          <w:t>相对保守程度</w:t>
        </w:r>
      </w:ins>
      <w:r w:rsidRPr="00C7034F">
        <w:rPr>
          <w:rFonts w:ascii="Times New Roman" w:eastAsia="宋体" w:hAnsi="Times New Roman" w:cs="Times New Roman"/>
          <w:kern w:val="0"/>
          <w:sz w:val="24"/>
          <w:szCs w:val="24"/>
        </w:rPr>
        <w:t>进行事后检验，采用</w:t>
      </w:r>
      <w:r w:rsidRPr="00C7034F">
        <w:rPr>
          <w:rFonts w:ascii="Times New Roman" w:eastAsia="宋体" w:hAnsi="Times New Roman" w:cs="Times New Roman"/>
          <w:kern w:val="0"/>
          <w:sz w:val="24"/>
          <w:szCs w:val="24"/>
        </w:rPr>
        <w:t>Bonferroni</w:t>
      </w:r>
      <w:r>
        <w:rPr>
          <w:rFonts w:ascii="Times New Roman" w:eastAsia="宋体" w:hAnsi="Times New Roman" w:cs="Times New Roman" w:hint="eastAsia"/>
          <w:kern w:val="0"/>
          <w:sz w:val="24"/>
          <w:szCs w:val="24"/>
        </w:rPr>
        <w:t>矫正，</w:t>
      </w:r>
      <w:del w:id="402" w:author="JiangLinfeng" w:date="2023-10-20T15:53:00Z">
        <w:r w:rsidDel="00387C34">
          <w:rPr>
            <w:rFonts w:ascii="Times New Roman" w:eastAsia="宋体" w:hAnsi="Times New Roman" w:cs="Times New Roman" w:hint="eastAsia"/>
            <w:kern w:val="0"/>
            <w:sz w:val="24"/>
            <w:szCs w:val="24"/>
          </w:rPr>
          <w:delText>存留水平</w:delText>
        </w:r>
      </w:del>
      <w:ins w:id="403" w:author="JiangLinfeng" w:date="2023-10-20T15:53:00Z">
        <w:r w:rsidR="00387C34">
          <w:rPr>
            <w:rFonts w:ascii="Times New Roman" w:eastAsia="宋体" w:hAnsi="Times New Roman" w:cs="Times New Roman" w:hint="eastAsia"/>
            <w:kern w:val="0"/>
            <w:sz w:val="24"/>
            <w:szCs w:val="24"/>
          </w:rPr>
          <w:t>相对保守程度</w:t>
        </w:r>
      </w:ins>
      <w:proofErr w:type="gramStart"/>
      <w:r>
        <w:rPr>
          <w:rFonts w:ascii="Times New Roman" w:eastAsia="宋体" w:hAnsi="Times New Roman" w:cs="Times New Roman" w:hint="eastAsia"/>
          <w:kern w:val="0"/>
          <w:sz w:val="24"/>
          <w:szCs w:val="24"/>
        </w:rPr>
        <w:t>低条件</w:t>
      </w:r>
      <w:proofErr w:type="gramEnd"/>
      <w:r>
        <w:rPr>
          <w:rFonts w:ascii="Times New Roman" w:eastAsia="宋体" w:hAnsi="Times New Roman" w:cs="Times New Roman" w:hint="eastAsia"/>
          <w:kern w:val="0"/>
          <w:sz w:val="24"/>
          <w:szCs w:val="24"/>
        </w:rPr>
        <w:t>下分割一致性显著</w:t>
      </w:r>
      <w:r w:rsidR="00F76A15">
        <w:rPr>
          <w:rFonts w:ascii="Times New Roman" w:eastAsia="宋体" w:hAnsi="Times New Roman" w:cs="Times New Roman" w:hint="eastAsia"/>
          <w:kern w:val="0"/>
          <w:sz w:val="24"/>
          <w:szCs w:val="24"/>
        </w:rPr>
        <w:t>高</w:t>
      </w:r>
      <w:r>
        <w:rPr>
          <w:rFonts w:ascii="Times New Roman" w:eastAsia="宋体" w:hAnsi="Times New Roman" w:cs="Times New Roman" w:hint="eastAsia"/>
          <w:kern w:val="0"/>
          <w:sz w:val="24"/>
          <w:szCs w:val="24"/>
        </w:rPr>
        <w:t>于</w:t>
      </w:r>
      <w:del w:id="404" w:author="JiangLinfeng" w:date="2023-10-20T15:53:00Z">
        <w:r w:rsidDel="00387C34">
          <w:rPr>
            <w:rFonts w:ascii="Times New Roman" w:eastAsia="宋体" w:hAnsi="Times New Roman" w:cs="Times New Roman" w:hint="eastAsia"/>
            <w:kern w:val="0"/>
            <w:sz w:val="24"/>
            <w:szCs w:val="24"/>
          </w:rPr>
          <w:delText>存留水平</w:delText>
        </w:r>
      </w:del>
      <w:ins w:id="405" w:author="JiangLinfeng" w:date="2023-10-20T15:53:00Z">
        <w:r w:rsidR="00387C34">
          <w:rPr>
            <w:rFonts w:ascii="Times New Roman" w:eastAsia="宋体" w:hAnsi="Times New Roman" w:cs="Times New Roman" w:hint="eastAsia"/>
            <w:kern w:val="0"/>
            <w:sz w:val="24"/>
            <w:szCs w:val="24"/>
          </w:rPr>
          <w:t>相对保守程度</w:t>
        </w:r>
      </w:ins>
      <w:r w:rsidR="00F76A15">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条件</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 .0</w:t>
      </w:r>
      <w:r w:rsidR="00F76A15">
        <w:rPr>
          <w:rFonts w:ascii="Times New Roman" w:eastAsia="宋体" w:hAnsi="Times New Roman" w:cs="Times New Roman"/>
          <w:kern w:val="0"/>
          <w:sz w:val="24"/>
          <w:szCs w:val="24"/>
        </w:rPr>
        <w:t>48</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16</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 3.</w:t>
      </w:r>
      <w:r w:rsidR="00F76A15">
        <w:rPr>
          <w:rFonts w:ascii="Times New Roman" w:eastAsia="宋体" w:hAnsi="Times New Roman" w:cs="Times New Roman"/>
          <w:kern w:val="0"/>
          <w:sz w:val="24"/>
          <w:szCs w:val="24"/>
        </w:rPr>
        <w:t>073</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.0</w:t>
      </w:r>
      <w:r w:rsidR="00F76A15">
        <w:rPr>
          <w:rFonts w:ascii="Times New Roman" w:eastAsia="宋体" w:hAnsi="Times New Roman" w:cs="Times New Roman"/>
          <w:kern w:val="0"/>
          <w:sz w:val="24"/>
          <w:szCs w:val="24"/>
        </w:rPr>
        <w:t>20</w:t>
      </w:r>
      <w:r w:rsidRPr="00211588">
        <w:rPr>
          <w:rFonts w:ascii="Times New Roman" w:eastAsia="宋体" w:hAnsi="Times New Roman" w:cs="Times New Roman"/>
          <w:kern w:val="0"/>
          <w:sz w:val="24"/>
          <w:szCs w:val="24"/>
        </w:rPr>
        <w:t>；</w:t>
      </w:r>
      <w:del w:id="406" w:author="JiangLinfeng" w:date="2023-10-20T15:53:00Z">
        <w:r w:rsidDel="00387C34">
          <w:rPr>
            <w:rFonts w:ascii="Times New Roman" w:eastAsia="宋体" w:hAnsi="Times New Roman" w:cs="Times New Roman" w:hint="eastAsia"/>
            <w:kern w:val="0"/>
            <w:sz w:val="24"/>
            <w:szCs w:val="24"/>
          </w:rPr>
          <w:delText>存留水平</w:delText>
        </w:r>
      </w:del>
      <w:ins w:id="407" w:author="JiangLinfeng" w:date="2023-10-20T15:53:00Z">
        <w:r w:rsidR="00387C34">
          <w:rPr>
            <w:rFonts w:ascii="Times New Roman" w:eastAsia="宋体" w:hAnsi="Times New Roman" w:cs="Times New Roman" w:hint="eastAsia"/>
            <w:kern w:val="0"/>
            <w:sz w:val="24"/>
            <w:szCs w:val="24"/>
          </w:rPr>
          <w:t>相对保守程度</w:t>
        </w:r>
      </w:ins>
      <w:proofErr w:type="gramStart"/>
      <w:r w:rsidR="00034438">
        <w:rPr>
          <w:rFonts w:ascii="Times New Roman" w:eastAsia="宋体" w:hAnsi="Times New Roman" w:cs="Times New Roman" w:hint="eastAsia"/>
          <w:kern w:val="0"/>
          <w:sz w:val="24"/>
          <w:szCs w:val="24"/>
        </w:rPr>
        <w:t>低</w:t>
      </w:r>
      <w:r>
        <w:rPr>
          <w:rFonts w:ascii="Times New Roman" w:eastAsia="宋体" w:hAnsi="Times New Roman" w:cs="Times New Roman" w:hint="eastAsia"/>
          <w:kern w:val="0"/>
          <w:sz w:val="24"/>
          <w:szCs w:val="24"/>
        </w:rPr>
        <w:t>条件</w:t>
      </w:r>
      <w:proofErr w:type="gramEnd"/>
      <w:r>
        <w:rPr>
          <w:rFonts w:ascii="Times New Roman" w:eastAsia="宋体" w:hAnsi="Times New Roman" w:cs="Times New Roman" w:hint="eastAsia"/>
          <w:kern w:val="0"/>
          <w:sz w:val="24"/>
          <w:szCs w:val="24"/>
        </w:rPr>
        <w:t>下分割一致性与</w:t>
      </w:r>
      <w:del w:id="408" w:author="JiangLinfeng" w:date="2023-10-20T15:53:00Z">
        <w:r w:rsidDel="00387C34">
          <w:rPr>
            <w:rFonts w:ascii="Times New Roman" w:eastAsia="宋体" w:hAnsi="Times New Roman" w:cs="Times New Roman" w:hint="eastAsia"/>
            <w:kern w:val="0"/>
            <w:sz w:val="24"/>
            <w:szCs w:val="24"/>
          </w:rPr>
          <w:delText>存留水平</w:delText>
        </w:r>
      </w:del>
      <w:ins w:id="409" w:author="JiangLinfeng" w:date="2023-10-20T15:53:00Z">
        <w:r w:rsidR="00387C34">
          <w:rPr>
            <w:rFonts w:ascii="Times New Roman" w:eastAsia="宋体" w:hAnsi="Times New Roman" w:cs="Times New Roman" w:hint="eastAsia"/>
            <w:kern w:val="0"/>
            <w:sz w:val="24"/>
            <w:szCs w:val="24"/>
          </w:rPr>
          <w:t>相对保守程度</w:t>
        </w:r>
      </w:ins>
      <w:r>
        <w:rPr>
          <w:rFonts w:ascii="Times New Roman" w:eastAsia="宋体" w:hAnsi="Times New Roman" w:cs="Times New Roman" w:hint="eastAsia"/>
          <w:kern w:val="0"/>
          <w:sz w:val="24"/>
          <w:szCs w:val="24"/>
        </w:rPr>
        <w:t>高条件差距边缘显著</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4</w:t>
      </w:r>
      <w:r w:rsidR="00034438">
        <w:rPr>
          <w:rFonts w:ascii="Times New Roman" w:eastAsia="宋体" w:hAnsi="Times New Roman" w:cs="Times New Roman"/>
          <w:kern w:val="0"/>
          <w:sz w:val="24"/>
          <w:szCs w:val="24"/>
        </w:rPr>
        <w:t>8</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19</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xml:space="preserve">) = </w:t>
      </w:r>
      <w:r>
        <w:rPr>
          <w:rFonts w:ascii="Times New Roman" w:eastAsia="宋体" w:hAnsi="Times New Roman" w:cs="Times New Roman"/>
          <w:kern w:val="0"/>
          <w:sz w:val="24"/>
          <w:szCs w:val="24"/>
        </w:rPr>
        <w:t>2</w:t>
      </w:r>
      <w:r w:rsidRPr="00211588">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4</w:t>
      </w:r>
      <w:r w:rsidR="00034438">
        <w:rPr>
          <w:rFonts w:ascii="Times New Roman" w:eastAsia="宋体" w:hAnsi="Times New Roman" w:cs="Times New Roman"/>
          <w:kern w:val="0"/>
          <w:sz w:val="24"/>
          <w:szCs w:val="24"/>
        </w:rPr>
        <w:t>84</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.0</w:t>
      </w:r>
      <w:r w:rsidR="00034438">
        <w:rPr>
          <w:rFonts w:ascii="Times New Roman" w:eastAsia="宋体" w:hAnsi="Times New Roman" w:cs="Times New Roman"/>
          <w:kern w:val="0"/>
          <w:sz w:val="24"/>
          <w:szCs w:val="24"/>
        </w:rPr>
        <w:t>69</w:t>
      </w:r>
      <w:r>
        <w:rPr>
          <w:rFonts w:ascii="Times New Roman" w:eastAsia="宋体" w:hAnsi="Times New Roman" w:cs="Times New Roman" w:hint="eastAsia"/>
          <w:kern w:val="0"/>
          <w:sz w:val="24"/>
          <w:szCs w:val="24"/>
        </w:rPr>
        <w:t>；</w:t>
      </w:r>
      <w:del w:id="410" w:author="JiangLinfeng" w:date="2023-10-20T15:53:00Z">
        <w:r w:rsidDel="00387C34">
          <w:rPr>
            <w:rFonts w:ascii="Times New Roman" w:eastAsia="宋体" w:hAnsi="Times New Roman" w:cs="Times New Roman" w:hint="eastAsia"/>
            <w:kern w:val="0"/>
            <w:sz w:val="24"/>
            <w:szCs w:val="24"/>
          </w:rPr>
          <w:delText>存留水平</w:delText>
        </w:r>
      </w:del>
      <w:ins w:id="411" w:author="JiangLinfeng" w:date="2023-10-20T15:53:00Z">
        <w:r w:rsidR="00387C34">
          <w:rPr>
            <w:rFonts w:ascii="Times New Roman" w:eastAsia="宋体" w:hAnsi="Times New Roman" w:cs="Times New Roman" w:hint="eastAsia"/>
            <w:kern w:val="0"/>
            <w:sz w:val="24"/>
            <w:szCs w:val="24"/>
          </w:rPr>
          <w:t>相对保守程度</w:t>
        </w:r>
      </w:ins>
      <w:r w:rsidR="00034438">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条件下分割一致性与</w:t>
      </w:r>
      <w:del w:id="412" w:author="JiangLinfeng" w:date="2023-10-20T15:53:00Z">
        <w:r w:rsidDel="00387C34">
          <w:rPr>
            <w:rFonts w:ascii="Times New Roman" w:eastAsia="宋体" w:hAnsi="Times New Roman" w:cs="Times New Roman" w:hint="eastAsia"/>
            <w:kern w:val="0"/>
            <w:sz w:val="24"/>
            <w:szCs w:val="24"/>
          </w:rPr>
          <w:delText>存留水平</w:delText>
        </w:r>
      </w:del>
      <w:ins w:id="413" w:author="JiangLinfeng" w:date="2023-10-20T15:53:00Z">
        <w:r w:rsidR="00387C34">
          <w:rPr>
            <w:rFonts w:ascii="Times New Roman" w:eastAsia="宋体" w:hAnsi="Times New Roman" w:cs="Times New Roman" w:hint="eastAsia"/>
            <w:kern w:val="0"/>
            <w:sz w:val="24"/>
            <w:szCs w:val="24"/>
          </w:rPr>
          <w:t>相对保守程度</w:t>
        </w:r>
      </w:ins>
      <w:r w:rsidR="00034438">
        <w:rPr>
          <w:rFonts w:ascii="Times New Roman" w:eastAsia="宋体" w:hAnsi="Times New Roman" w:cs="Times New Roman" w:hint="eastAsia"/>
          <w:kern w:val="0"/>
          <w:sz w:val="24"/>
          <w:szCs w:val="24"/>
        </w:rPr>
        <w:t>高</w:t>
      </w:r>
      <w:r>
        <w:rPr>
          <w:rFonts w:ascii="Times New Roman" w:eastAsia="宋体" w:hAnsi="Times New Roman" w:cs="Times New Roman" w:hint="eastAsia"/>
          <w:kern w:val="0"/>
          <w:sz w:val="24"/>
          <w:szCs w:val="24"/>
        </w:rPr>
        <w:t>条件无显著区别</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w:t>
      </w:r>
      <w:r w:rsidR="00034438">
        <w:rPr>
          <w:rFonts w:ascii="Times New Roman" w:eastAsia="宋体" w:hAnsi="Times New Roman" w:cs="Times New Roman" w:hint="eastAsia"/>
          <w:kern w:val="0"/>
          <w:sz w:val="24"/>
          <w:szCs w:val="24"/>
        </w:rPr>
        <w:t>&lt;</w:t>
      </w:r>
      <w:r w:rsidRPr="00211588">
        <w:rPr>
          <w:rFonts w:ascii="Times New Roman" w:eastAsia="宋体" w:hAnsi="Times New Roman" w:cs="Times New Roman"/>
          <w:kern w:val="0"/>
          <w:sz w:val="24"/>
          <w:szCs w:val="24"/>
        </w:rPr>
        <w:t xml:space="preserve"> .0</w:t>
      </w:r>
      <w:r w:rsidR="00034438">
        <w:rPr>
          <w:rFonts w:ascii="Times New Roman" w:eastAsia="宋体" w:hAnsi="Times New Roman" w:cs="Times New Roman"/>
          <w:kern w:val="0"/>
          <w:sz w:val="24"/>
          <w:szCs w:val="24"/>
        </w:rPr>
        <w:t>01</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w:t>
      </w:r>
      <w:r w:rsidR="00034438">
        <w:rPr>
          <w:rFonts w:ascii="Times New Roman" w:eastAsia="宋体" w:hAnsi="Times New Roman" w:cs="Times New Roman"/>
          <w:kern w:val="0"/>
          <w:sz w:val="24"/>
          <w:szCs w:val="24"/>
        </w:rPr>
        <w:t>5</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xml:space="preserve">) = </w:t>
      </w:r>
      <w:r w:rsidR="00034438">
        <w:rPr>
          <w:rFonts w:ascii="Times New Roman" w:eastAsia="宋体" w:hAnsi="Times New Roman" w:cs="Times New Roman"/>
          <w:kern w:val="0"/>
          <w:sz w:val="24"/>
          <w:szCs w:val="24"/>
        </w:rPr>
        <w:t>0</w:t>
      </w:r>
      <w:r w:rsidRPr="00211588">
        <w:rPr>
          <w:rFonts w:ascii="Times New Roman" w:eastAsia="宋体" w:hAnsi="Times New Roman" w:cs="Times New Roman"/>
          <w:kern w:val="0"/>
          <w:sz w:val="24"/>
          <w:szCs w:val="24"/>
        </w:rPr>
        <w:t>.</w:t>
      </w:r>
      <w:r w:rsidR="00034438">
        <w:rPr>
          <w:rFonts w:ascii="Times New Roman" w:eastAsia="宋体" w:hAnsi="Times New Roman" w:cs="Times New Roman"/>
          <w:kern w:val="0"/>
          <w:sz w:val="24"/>
          <w:szCs w:val="24"/>
        </w:rPr>
        <w:t>001</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w:t>
      </w:r>
      <w:r w:rsidR="00D7661F">
        <w:rPr>
          <w:rFonts w:ascii="Times New Roman" w:eastAsia="宋体" w:hAnsi="Times New Roman" w:cs="Times New Roman"/>
          <w:kern w:val="0"/>
          <w:sz w:val="24"/>
          <w:szCs w:val="24"/>
        </w:rPr>
        <w:t>1</w:t>
      </w:r>
      <w:r w:rsidRPr="00211588">
        <w:rPr>
          <w:rFonts w:ascii="Times New Roman" w:eastAsia="宋体" w:hAnsi="Times New Roman" w:cs="Times New Roman"/>
          <w:kern w:val="0"/>
          <w:sz w:val="24"/>
          <w:szCs w:val="24"/>
        </w:rPr>
        <w:t>.</w:t>
      </w:r>
      <w:r w:rsidR="00D7661F">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w:t>
      </w:r>
    </w:p>
    <w:p w14:paraId="3591201F" w14:textId="5A8959AF" w:rsidR="00523B70" w:rsidRDefault="00D179E0" w:rsidP="004D4DE9">
      <w:pPr>
        <w:spacing w:line="288" w:lineRule="auto"/>
        <w:ind w:firstLineChars="200" w:firstLine="480"/>
        <w:jc w:val="left"/>
        <w:rPr>
          <w:rFonts w:ascii="Times New Roman" w:eastAsia="宋体" w:hAnsi="Times New Roman" w:cs="Times New Roman"/>
          <w:kern w:val="0"/>
          <w:sz w:val="24"/>
          <w:szCs w:val="24"/>
        </w:rPr>
      </w:pPr>
      <w:r w:rsidRPr="00320C3A">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被试对不同视频进行分割的</w:t>
      </w:r>
      <w:r w:rsidR="00AA659B">
        <w:rPr>
          <w:rFonts w:ascii="Times New Roman" w:eastAsia="宋体" w:hAnsi="Times New Roman" w:cs="Times New Roman" w:hint="eastAsia"/>
          <w:sz w:val="24"/>
          <w:szCs w:val="24"/>
        </w:rPr>
        <w:t>相对</w:t>
      </w:r>
      <w:proofErr w:type="gramStart"/>
      <w:r w:rsidR="00050916">
        <w:rPr>
          <w:rFonts w:ascii="Times New Roman" w:eastAsia="宋体" w:hAnsi="Times New Roman" w:cs="Times New Roman" w:hint="eastAsia"/>
          <w:sz w:val="24"/>
          <w:szCs w:val="24"/>
        </w:rPr>
        <w:t>层次齐性</w:t>
      </w:r>
      <w:r w:rsidRPr="00320C3A">
        <w:rPr>
          <w:rFonts w:ascii="Times New Roman" w:eastAsia="宋体" w:hAnsi="Times New Roman" w:cs="Times New Roman" w:hint="eastAsia"/>
          <w:sz w:val="24"/>
          <w:szCs w:val="24"/>
        </w:rPr>
        <w:t>为</w:t>
      </w:r>
      <w:proofErr w:type="gramEnd"/>
      <w:r w:rsidRPr="00320C3A">
        <w:rPr>
          <w:rFonts w:ascii="Times New Roman" w:eastAsia="宋体" w:hAnsi="Times New Roman" w:cs="Times New Roman" w:hint="eastAsia"/>
          <w:sz w:val="24"/>
          <w:szCs w:val="24"/>
        </w:rPr>
        <w:t>因变量，</w:t>
      </w:r>
      <w:r w:rsidR="007A7336">
        <w:rPr>
          <w:rFonts w:ascii="Times New Roman" w:eastAsia="宋体" w:hAnsi="Times New Roman" w:cs="Times New Roman" w:hint="eastAsia"/>
          <w:sz w:val="24"/>
          <w:szCs w:val="24"/>
        </w:rPr>
        <w:t>以游戏关卡、</w:t>
      </w:r>
      <w:del w:id="414" w:author="JiangLinfeng" w:date="2023-10-20T15:53:00Z">
        <w:r w:rsidR="007A7336" w:rsidDel="00387C34">
          <w:rPr>
            <w:rFonts w:ascii="Times New Roman" w:eastAsia="宋体" w:hAnsi="Times New Roman" w:cs="Times New Roman" w:hint="eastAsia"/>
            <w:sz w:val="24"/>
            <w:szCs w:val="24"/>
          </w:rPr>
          <w:delText>存留水平</w:delText>
        </w:r>
      </w:del>
      <w:ins w:id="415" w:author="JiangLinfeng" w:date="2023-10-20T15:53:00Z">
        <w:r w:rsidR="00387C34">
          <w:rPr>
            <w:rFonts w:ascii="Times New Roman" w:eastAsia="宋体" w:hAnsi="Times New Roman" w:cs="Times New Roman" w:hint="eastAsia"/>
            <w:sz w:val="24"/>
            <w:szCs w:val="24"/>
          </w:rPr>
          <w:t>相对保守程度</w:t>
        </w:r>
      </w:ins>
      <w:r w:rsidRPr="00320C3A">
        <w:rPr>
          <w:rFonts w:ascii="宋体" w:eastAsia="宋体" w:hAnsi="宋体" w:cs="Times New Roman" w:hint="eastAsia"/>
          <w:color w:val="000000"/>
          <w:kern w:val="0"/>
          <w:sz w:val="24"/>
          <w:szCs w:val="24"/>
        </w:rPr>
        <w:t>为</w:t>
      </w:r>
      <w:r>
        <w:rPr>
          <w:rFonts w:ascii="宋体" w:eastAsia="宋体" w:hAnsi="宋体" w:cs="Times New Roman" w:hint="eastAsia"/>
          <w:color w:val="000000"/>
          <w:kern w:val="0"/>
          <w:sz w:val="24"/>
          <w:szCs w:val="24"/>
        </w:rPr>
        <w:t>组内</w:t>
      </w:r>
      <w:r w:rsidRPr="00320C3A">
        <w:rPr>
          <w:rFonts w:ascii="宋体" w:eastAsia="宋体" w:hAnsi="宋体" w:cs="Times New Roman" w:hint="eastAsia"/>
          <w:color w:val="000000"/>
          <w:kern w:val="0"/>
          <w:sz w:val="24"/>
          <w:szCs w:val="24"/>
        </w:rPr>
        <w:t>自变量进行</w:t>
      </w:r>
      <w:r w:rsidR="009A6C26">
        <w:rPr>
          <w:rFonts w:ascii="Times New Roman" w:eastAsia="宋体" w:hAnsi="Times New Roman" w:cs="Times New Roman"/>
          <w:color w:val="000000"/>
          <w:kern w:val="0"/>
          <w:sz w:val="24"/>
          <w:szCs w:val="24"/>
        </w:rPr>
        <w:t>5</w:t>
      </w:r>
      <w:r>
        <w:rPr>
          <w:rFonts w:ascii="Times New Roman" w:eastAsia="宋体" w:hAnsi="Times New Roman" w:cs="Times New Roman" w:hint="eastAsia"/>
          <w:color w:val="000000"/>
          <w:kern w:val="0"/>
          <w:sz w:val="24"/>
          <w:szCs w:val="24"/>
        </w:rPr>
        <w:t>(</w:t>
      </w:r>
      <w:r w:rsidR="00397DBE">
        <w:rPr>
          <w:rFonts w:ascii="Times New Roman" w:eastAsia="宋体" w:hAnsi="Times New Roman" w:cs="Times New Roman" w:hint="eastAsia"/>
          <w:color w:val="000000"/>
          <w:kern w:val="0"/>
          <w:sz w:val="24"/>
          <w:szCs w:val="24"/>
        </w:rPr>
        <w:t>游戏关卡</w:t>
      </w:r>
      <w:r>
        <w:rPr>
          <w:rFonts w:ascii="Times New Roman" w:eastAsia="宋体" w:hAnsi="Times New Roman" w:cs="Times New Roman"/>
          <w:color w:val="000000"/>
          <w:kern w:val="0"/>
          <w:sz w:val="24"/>
          <w:szCs w:val="24"/>
        </w:rPr>
        <w:t>)</w:t>
      </w:r>
      <w:r w:rsidRPr="00A5210F">
        <w:rPr>
          <w:rFonts w:ascii="Times New Roman" w:eastAsia="宋体" w:hAnsi="Times New Roman" w:cs="Times New Roman"/>
          <w:color w:val="000000"/>
          <w:kern w:val="0"/>
          <w:sz w:val="24"/>
          <w:szCs w:val="24"/>
        </w:rPr>
        <w:t>×</w:t>
      </w:r>
      <w:r w:rsidR="00397DBE">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del w:id="416" w:author="JiangLinfeng" w:date="2023-10-20T15:53:00Z">
        <w:r w:rsidR="00397DBE" w:rsidDel="00387C34">
          <w:rPr>
            <w:rFonts w:ascii="Times New Roman" w:eastAsia="宋体" w:hAnsi="Times New Roman" w:cs="Times New Roman" w:hint="eastAsia"/>
            <w:color w:val="000000"/>
            <w:kern w:val="0"/>
            <w:sz w:val="24"/>
            <w:szCs w:val="24"/>
          </w:rPr>
          <w:delText>存留水平</w:delText>
        </w:r>
      </w:del>
      <w:ins w:id="417" w:author="JiangLinfeng" w:date="2023-10-20T15:53:00Z">
        <w:r w:rsidR="00387C34">
          <w:rPr>
            <w:rFonts w:ascii="Times New Roman" w:eastAsia="宋体" w:hAnsi="Times New Roman" w:cs="Times New Roman" w:hint="eastAsia"/>
            <w:color w:val="000000"/>
            <w:kern w:val="0"/>
            <w:sz w:val="24"/>
            <w:szCs w:val="24"/>
          </w:rPr>
          <w:t>相对保守程度</w:t>
        </w:r>
      </w:ins>
      <w:r w:rsidR="00397DBE">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低</w:t>
      </w:r>
      <w:r w:rsidR="000146BB">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中</w:t>
      </w:r>
      <w:r w:rsidR="000146BB">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高</w:t>
      </w:r>
      <w:r>
        <w:rPr>
          <w:rFonts w:ascii="Times New Roman" w:eastAsia="宋体" w:hAnsi="Times New Roman" w:cs="Times New Roman"/>
          <w:color w:val="000000"/>
          <w:kern w:val="0"/>
          <w:sz w:val="24"/>
          <w:szCs w:val="24"/>
        </w:rPr>
        <w:t>)</w:t>
      </w:r>
      <w:r w:rsidR="002D0D6C">
        <w:rPr>
          <w:rFonts w:ascii="宋体" w:eastAsia="宋体" w:hAnsi="宋体" w:cs="Times New Roman" w:hint="eastAsia"/>
          <w:color w:val="000000"/>
          <w:kern w:val="0"/>
          <w:sz w:val="24"/>
          <w:szCs w:val="24"/>
        </w:rPr>
        <w:t>的</w:t>
      </w:r>
      <w:proofErr w:type="gramStart"/>
      <w:r w:rsidR="002D0D6C">
        <w:rPr>
          <w:rFonts w:ascii="宋体" w:eastAsia="宋体" w:hAnsi="宋体" w:cs="Times New Roman" w:hint="eastAsia"/>
          <w:color w:val="000000"/>
          <w:kern w:val="0"/>
          <w:sz w:val="24"/>
          <w:szCs w:val="24"/>
        </w:rPr>
        <w:t>双</w:t>
      </w:r>
      <w:r w:rsidRPr="00320C3A">
        <w:rPr>
          <w:rFonts w:ascii="宋体" w:eastAsia="宋体" w:hAnsi="宋体" w:cs="Times New Roman" w:hint="eastAsia"/>
          <w:color w:val="000000"/>
          <w:kern w:val="0"/>
          <w:sz w:val="24"/>
          <w:szCs w:val="24"/>
        </w:rPr>
        <w:t>因素</w:t>
      </w:r>
      <w:proofErr w:type="gramEnd"/>
      <w:r w:rsidRPr="00320C3A">
        <w:rPr>
          <w:rFonts w:ascii="宋体" w:eastAsia="宋体" w:hAnsi="宋体" w:cs="Times New Roman" w:hint="eastAsia"/>
          <w:color w:val="000000"/>
          <w:kern w:val="0"/>
          <w:sz w:val="24"/>
          <w:szCs w:val="24"/>
        </w:rPr>
        <w:t>重复测量方差分析。</w:t>
      </w:r>
      <w:r>
        <w:rPr>
          <w:rFonts w:ascii="宋体" w:eastAsia="宋体" w:hAnsi="宋体" w:cs="Times New Roman" w:hint="eastAsia"/>
          <w:color w:val="000000"/>
          <w:kern w:val="0"/>
          <w:sz w:val="24"/>
          <w:szCs w:val="24"/>
        </w:rPr>
        <w:t>首先</w:t>
      </w:r>
      <w:r w:rsidRPr="00320C3A">
        <w:rPr>
          <w:rFonts w:ascii="宋体" w:eastAsia="宋体" w:hAnsi="宋体" w:cs="Times New Roman" w:hint="eastAsia"/>
          <w:color w:val="000000"/>
          <w:kern w:val="0"/>
          <w:sz w:val="24"/>
          <w:szCs w:val="24"/>
        </w:rPr>
        <w:t>进行球形</w:t>
      </w:r>
      <w:r w:rsidR="00E1754D">
        <w:rPr>
          <w:rFonts w:ascii="宋体" w:eastAsia="宋体" w:hAnsi="宋体" w:cs="Times New Roman" w:hint="eastAsia"/>
          <w:color w:val="000000"/>
          <w:kern w:val="0"/>
          <w:sz w:val="24"/>
          <w:szCs w:val="24"/>
        </w:rPr>
        <w:t>度</w:t>
      </w:r>
      <w:r w:rsidRPr="00320C3A">
        <w:rPr>
          <w:rFonts w:ascii="宋体" w:eastAsia="宋体" w:hAnsi="宋体" w:cs="Times New Roman" w:hint="eastAsia"/>
          <w:color w:val="000000"/>
          <w:kern w:val="0"/>
          <w:sz w:val="24"/>
          <w:szCs w:val="24"/>
        </w:rPr>
        <w:t>检验，</w:t>
      </w:r>
      <w:r w:rsidR="00480002">
        <w:rPr>
          <w:rFonts w:ascii="Times New Roman" w:eastAsia="宋体" w:hAnsi="Times New Roman" w:cs="Times New Roman" w:hint="eastAsia"/>
          <w:sz w:val="24"/>
          <w:szCs w:val="24"/>
        </w:rPr>
        <w:t>游戏关卡</w:t>
      </w:r>
      <w:r w:rsidR="00614F4F">
        <w:rPr>
          <w:rFonts w:ascii="Times New Roman" w:eastAsia="宋体" w:hAnsi="Times New Roman" w:cs="Times New Roman" w:hint="eastAsia"/>
          <w:sz w:val="24"/>
          <w:szCs w:val="24"/>
        </w:rPr>
        <w:t>及其</w:t>
      </w:r>
      <w:r w:rsidR="009A2F50">
        <w:rPr>
          <w:rFonts w:ascii="Times New Roman" w:eastAsia="宋体" w:hAnsi="Times New Roman" w:cs="Times New Roman" w:hint="eastAsia"/>
          <w:sz w:val="24"/>
          <w:szCs w:val="24"/>
        </w:rPr>
        <w:t>与</w:t>
      </w:r>
      <w:del w:id="418" w:author="JiangLinfeng" w:date="2023-10-20T15:53:00Z">
        <w:r w:rsidR="009A2F50" w:rsidDel="00387C34">
          <w:rPr>
            <w:rFonts w:ascii="Times New Roman" w:eastAsia="宋体" w:hAnsi="Times New Roman" w:cs="Times New Roman" w:hint="eastAsia"/>
            <w:sz w:val="24"/>
            <w:szCs w:val="24"/>
          </w:rPr>
          <w:delText>存留水平</w:delText>
        </w:r>
      </w:del>
      <w:ins w:id="419" w:author="JiangLinfeng" w:date="2023-10-20T15:53:00Z">
        <w:r w:rsidR="00387C34">
          <w:rPr>
            <w:rFonts w:ascii="Times New Roman" w:eastAsia="宋体" w:hAnsi="Times New Roman" w:cs="Times New Roman" w:hint="eastAsia"/>
            <w:sz w:val="24"/>
            <w:szCs w:val="24"/>
          </w:rPr>
          <w:t>相对保守程度</w:t>
        </w:r>
      </w:ins>
      <w:r w:rsidR="009A2F50">
        <w:rPr>
          <w:rFonts w:ascii="Times New Roman" w:eastAsia="宋体" w:hAnsi="Times New Roman" w:cs="Times New Roman" w:hint="eastAsia"/>
          <w:sz w:val="24"/>
          <w:szCs w:val="24"/>
        </w:rPr>
        <w:t>的</w:t>
      </w:r>
      <w:r w:rsidR="00614F4F">
        <w:rPr>
          <w:rFonts w:ascii="Times New Roman" w:eastAsia="宋体" w:hAnsi="Times New Roman" w:cs="Times New Roman" w:hint="eastAsia"/>
          <w:sz w:val="24"/>
          <w:szCs w:val="24"/>
        </w:rPr>
        <w:t>交互项均</w:t>
      </w:r>
      <w:r w:rsidRPr="00320C3A">
        <w:rPr>
          <w:rFonts w:ascii="宋体" w:eastAsia="宋体" w:hAnsi="宋体" w:cs="Times New Roman" w:hint="eastAsia"/>
          <w:color w:val="000000"/>
          <w:kern w:val="0"/>
          <w:sz w:val="24"/>
          <w:szCs w:val="24"/>
        </w:rPr>
        <w:t>不符合球形度假设</w:t>
      </w:r>
      <w:r w:rsidR="00DB1C62">
        <w:rPr>
          <w:rFonts w:ascii="宋体" w:eastAsia="宋体" w:hAnsi="宋体" w:cs="Times New Roman" w:hint="eastAsia"/>
          <w:color w:val="000000"/>
          <w:kern w:val="0"/>
          <w:sz w:val="24"/>
          <w:szCs w:val="24"/>
        </w:rPr>
        <w:t>(</w:t>
      </w:r>
      <w:r w:rsidRPr="00320C3A">
        <w:rPr>
          <w:rFonts w:ascii="Times New Roman" w:eastAsia="宋体" w:hAnsi="Times New Roman" w:cs="Times New Roman"/>
          <w:i/>
          <w:kern w:val="0"/>
          <w:sz w:val="24"/>
          <w:szCs w:val="24"/>
        </w:rPr>
        <w:t>p</w:t>
      </w:r>
      <w:r w:rsidR="00C65D01">
        <w:rPr>
          <w:rFonts w:ascii="Times New Roman" w:eastAsia="宋体" w:hAnsi="Times New Roman" w:cs="Times New Roman"/>
          <w:i/>
          <w:kern w:val="0"/>
          <w:sz w:val="24"/>
          <w:szCs w:val="24"/>
        </w:rPr>
        <w:t>s</w:t>
      </w:r>
      <w:r w:rsidRPr="00320C3A">
        <w:rPr>
          <w:rFonts w:ascii="Times New Roman" w:eastAsia="宋体" w:hAnsi="Times New Roman" w:cs="Times New Roman"/>
          <w:i/>
          <w:kern w:val="0"/>
          <w:sz w:val="24"/>
          <w:szCs w:val="24"/>
        </w:rPr>
        <w:t xml:space="preserve"> </w:t>
      </w:r>
      <w:r>
        <w:rPr>
          <w:rFonts w:ascii="Times New Roman" w:eastAsia="宋体" w:hAnsi="Times New Roman" w:cs="Times New Roman" w:hint="eastAsia"/>
          <w:kern w:val="0"/>
          <w:sz w:val="24"/>
          <w:szCs w:val="24"/>
        </w:rPr>
        <w:t>&lt;</w:t>
      </w:r>
      <w:r>
        <w:rPr>
          <w:rFonts w:ascii="Times New Roman" w:eastAsia="宋体" w:hAnsi="Times New Roman" w:cs="Times New Roman"/>
          <w:kern w:val="0"/>
          <w:sz w:val="24"/>
          <w:szCs w:val="24"/>
        </w:rPr>
        <w:t xml:space="preserve"> </w:t>
      </w:r>
      <w:r w:rsidRPr="00320C3A">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01</w:t>
      </w:r>
      <w:r w:rsidR="00C65D01">
        <w:rPr>
          <w:rFonts w:ascii="Times New Roman" w:eastAsia="宋体" w:hAnsi="Times New Roman" w:cs="Times New Roman"/>
          <w:kern w:val="0"/>
          <w:sz w:val="24"/>
          <w:szCs w:val="24"/>
        </w:rPr>
        <w:t>)</w:t>
      </w:r>
      <w:r w:rsidR="00DB1C62">
        <w:rPr>
          <w:rFonts w:ascii="Times New Roman" w:eastAsia="宋体" w:hAnsi="Times New Roman" w:cs="Times New Roman" w:hint="eastAsia"/>
          <w:kern w:val="0"/>
          <w:sz w:val="24"/>
          <w:szCs w:val="24"/>
        </w:rPr>
        <w:t>，</w:t>
      </w:r>
      <w:r w:rsidRPr="00320C3A">
        <w:rPr>
          <w:rFonts w:ascii="Times New Roman" w:eastAsia="宋体" w:hAnsi="Times New Roman" w:cs="Times New Roman" w:hint="eastAsia"/>
          <w:kern w:val="0"/>
          <w:sz w:val="24"/>
          <w:szCs w:val="24"/>
        </w:rPr>
        <w:t>因此</w:t>
      </w:r>
      <w:r>
        <w:rPr>
          <w:rFonts w:ascii="Times New Roman" w:eastAsia="宋体" w:hAnsi="Times New Roman" w:cs="Times New Roman" w:hint="eastAsia"/>
          <w:kern w:val="0"/>
          <w:sz w:val="24"/>
          <w:szCs w:val="24"/>
        </w:rPr>
        <w:t>采</w:t>
      </w:r>
      <w:r w:rsidRPr="00320C3A">
        <w:rPr>
          <w:rFonts w:ascii="Times New Roman" w:eastAsia="宋体" w:hAnsi="Times New Roman" w:cs="Times New Roman" w:hint="eastAsia"/>
          <w:kern w:val="0"/>
          <w:sz w:val="24"/>
          <w:szCs w:val="24"/>
        </w:rPr>
        <w:t>用</w:t>
      </w:r>
      <w:r w:rsidRPr="00320C3A">
        <w:rPr>
          <w:rFonts w:ascii="Times New Roman" w:eastAsia="宋体" w:hAnsi="Times New Roman" w:cs="Times New Roman"/>
          <w:sz w:val="24"/>
          <w:szCs w:val="24"/>
        </w:rPr>
        <w:t>Greenhouse-Geisser</w:t>
      </w:r>
      <w:r>
        <w:rPr>
          <w:rFonts w:ascii="Times New Roman" w:eastAsia="宋体" w:hAnsi="Times New Roman" w:cs="Times New Roman" w:hint="eastAsia"/>
          <w:sz w:val="24"/>
          <w:szCs w:val="24"/>
        </w:rPr>
        <w:t>进行</w:t>
      </w:r>
      <w:r w:rsidRPr="00320C3A">
        <w:rPr>
          <w:rFonts w:ascii="Times New Roman" w:eastAsia="宋体" w:hAnsi="Times New Roman" w:cs="Times New Roman" w:hint="eastAsia"/>
          <w:sz w:val="24"/>
          <w:szCs w:val="24"/>
        </w:rPr>
        <w:t>校正。方差分析</w:t>
      </w:r>
      <w:r>
        <w:rPr>
          <w:rFonts w:ascii="Times New Roman" w:eastAsia="宋体" w:hAnsi="Times New Roman" w:cs="Times New Roman" w:hint="eastAsia"/>
          <w:sz w:val="24"/>
          <w:szCs w:val="24"/>
        </w:rPr>
        <w:t>的</w:t>
      </w:r>
      <w:r w:rsidRPr="00320C3A">
        <w:rPr>
          <w:rFonts w:ascii="Times New Roman" w:eastAsia="宋体" w:hAnsi="Times New Roman" w:cs="Times New Roman" w:hint="eastAsia"/>
          <w:sz w:val="24"/>
          <w:szCs w:val="24"/>
        </w:rPr>
        <w:t>结果显示</w:t>
      </w:r>
      <w:r w:rsidR="00287FA2">
        <w:rPr>
          <w:rFonts w:ascii="Times New Roman" w:eastAsia="宋体" w:hAnsi="Times New Roman" w:cs="Times New Roman" w:hint="eastAsia"/>
          <w:sz w:val="24"/>
          <w:szCs w:val="24"/>
        </w:rPr>
        <w:t>，游戏关卡</w:t>
      </w:r>
      <w:r w:rsidRPr="003D4BDA">
        <w:rPr>
          <w:rFonts w:ascii="宋体" w:eastAsia="宋体" w:hAnsi="宋体" w:cs="Times New Roman" w:hint="eastAsia"/>
          <w:color w:val="000000"/>
          <w:kern w:val="0"/>
          <w:sz w:val="24"/>
          <w:szCs w:val="24"/>
        </w:rPr>
        <w:t>的</w:t>
      </w:r>
      <w:r>
        <w:rPr>
          <w:rFonts w:ascii="宋体" w:eastAsia="宋体" w:hAnsi="宋体" w:cs="Times New Roman" w:hint="eastAsia"/>
          <w:color w:val="000000"/>
          <w:kern w:val="0"/>
          <w:sz w:val="24"/>
          <w:szCs w:val="24"/>
        </w:rPr>
        <w:t>主效应显著，</w:t>
      </w:r>
      <w:r>
        <w:rPr>
          <w:rFonts w:ascii="Times New Roman" w:eastAsia="宋体" w:hAnsi="Times New Roman" w:cs="Times New Roman"/>
          <w:i/>
          <w:kern w:val="0"/>
          <w:sz w:val="24"/>
          <w:szCs w:val="24"/>
        </w:rPr>
        <w:t>F</w:t>
      </w:r>
      <w:r>
        <w:rPr>
          <w:rFonts w:ascii="Times New Roman" w:eastAsia="宋体" w:hAnsi="Times New Roman" w:cs="Times New Roman"/>
          <w:kern w:val="0"/>
          <w:sz w:val="24"/>
          <w:szCs w:val="24"/>
        </w:rPr>
        <w:t>(</w:t>
      </w:r>
      <w:r w:rsidR="00F93D94" w:rsidRPr="00F93D94">
        <w:rPr>
          <w:rFonts w:ascii="Times New Roman" w:eastAsia="宋体" w:hAnsi="Times New Roman" w:cs="Times New Roman"/>
          <w:kern w:val="0"/>
          <w:sz w:val="24"/>
          <w:szCs w:val="24"/>
        </w:rPr>
        <w:t>1.787</w:t>
      </w:r>
      <w:r w:rsidR="00F93D94">
        <w:rPr>
          <w:rFonts w:ascii="Times New Roman" w:eastAsia="宋体" w:hAnsi="Times New Roman" w:cs="Times New Roman"/>
          <w:kern w:val="0"/>
          <w:sz w:val="24"/>
          <w:szCs w:val="24"/>
        </w:rPr>
        <w:t>,</w:t>
      </w:r>
      <w:r w:rsidR="00F93D94" w:rsidRPr="00F93D94">
        <w:rPr>
          <w:rFonts w:ascii="Times New Roman" w:eastAsia="宋体" w:hAnsi="Times New Roman" w:cs="Times New Roman"/>
          <w:kern w:val="0"/>
          <w:sz w:val="24"/>
          <w:szCs w:val="24"/>
        </w:rPr>
        <w:t xml:space="preserve"> 32.167</w:t>
      </w:r>
      <w:r>
        <w:rPr>
          <w:rFonts w:ascii="Times New Roman" w:eastAsia="宋体" w:hAnsi="Times New Roman" w:cs="Times New Roman"/>
          <w:kern w:val="0"/>
          <w:sz w:val="24"/>
          <w:szCs w:val="24"/>
        </w:rPr>
        <w:t xml:space="preserve">) = </w:t>
      </w:r>
      <w:r w:rsidR="004A497A">
        <w:rPr>
          <w:rFonts w:ascii="Times New Roman" w:eastAsia="宋体" w:hAnsi="Times New Roman" w:cs="Times New Roman"/>
          <w:kern w:val="0"/>
          <w:sz w:val="24"/>
          <w:szCs w:val="24"/>
        </w:rPr>
        <w:t>3.620</w:t>
      </w:r>
      <w:r>
        <w:rPr>
          <w:rFonts w:ascii="Times New Roman" w:eastAsia="宋体" w:hAnsi="Times New Roman" w:cs="Times New Roman" w:hint="eastAsia"/>
          <w:kern w:val="0"/>
          <w:sz w:val="24"/>
          <w:szCs w:val="24"/>
        </w:rPr>
        <w:t>，</w:t>
      </w:r>
      <w:r>
        <w:rPr>
          <w:rFonts w:ascii="Times New Roman" w:eastAsia="宋体" w:hAnsi="Times New Roman" w:cs="Times New Roman"/>
          <w:i/>
          <w:kern w:val="0"/>
          <w:sz w:val="24"/>
          <w:szCs w:val="24"/>
        </w:rPr>
        <w:t xml:space="preserve">p </w:t>
      </w:r>
      <w:r w:rsidR="0090342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.0</w:t>
      </w:r>
      <w:r w:rsidR="004A5EA3">
        <w:rPr>
          <w:rFonts w:ascii="Times New Roman" w:eastAsia="宋体" w:hAnsi="Times New Roman" w:cs="Times New Roman"/>
          <w:kern w:val="0"/>
          <w:sz w:val="24"/>
          <w:szCs w:val="24"/>
        </w:rPr>
        <w:t>43</w:t>
      </w:r>
      <w:r>
        <w:rPr>
          <w:rFonts w:ascii="Times New Roman" w:eastAsia="宋体" w:hAnsi="Times New Roman" w:cs="Times New Roman" w:hint="eastAsia"/>
          <w:kern w:val="0"/>
          <w:sz w:val="24"/>
          <w:szCs w:val="24"/>
        </w:rPr>
        <w:t>，</w:t>
      </w:r>
      <w:r w:rsidRPr="00B7572B">
        <w:rPr>
          <w:rFonts w:ascii="Times New Roman" w:hAnsi="Times New Roman" w:cs="Times New Roman"/>
          <w:i/>
          <w:iCs/>
          <w:kern w:val="0"/>
          <w:sz w:val="24"/>
          <w:szCs w:val="24"/>
        </w:rPr>
        <w:t>η</w:t>
      </w:r>
      <w:r w:rsidRPr="00B7572B">
        <w:rPr>
          <w:rFonts w:ascii="Times New Roman" w:hAnsi="Times New Roman" w:cs="Times New Roman"/>
          <w:i/>
          <w:iCs/>
          <w:kern w:val="0"/>
          <w:sz w:val="24"/>
          <w:szCs w:val="24"/>
          <w:vertAlign w:val="subscript"/>
        </w:rPr>
        <w:t>p</w:t>
      </w:r>
      <w:r w:rsidRPr="00B7572B">
        <w:rPr>
          <w:rFonts w:ascii="Times New Roman" w:hAnsi="Times New Roman" w:cs="Times New Roman"/>
          <w:i/>
          <w:iCs/>
          <w:kern w:val="0"/>
          <w:sz w:val="24"/>
          <w:szCs w:val="24"/>
          <w:vertAlign w:val="superscript"/>
        </w:rPr>
        <w:t>2</w:t>
      </w:r>
      <w:r>
        <w:rPr>
          <w:rFonts w:ascii="Times New Roman" w:hAnsi="Times New Roman" w:cs="Times New Roman"/>
          <w:i/>
          <w:kern w:val="0"/>
          <w:sz w:val="24"/>
          <w:szCs w:val="24"/>
          <w:vertAlign w:val="superscript"/>
        </w:rPr>
        <w:t xml:space="preserve"> </w:t>
      </w:r>
      <w:r>
        <w:rPr>
          <w:rFonts w:ascii="Times New Roman" w:hAnsi="Times New Roman" w:cs="Times New Roman"/>
          <w:kern w:val="0"/>
          <w:sz w:val="24"/>
          <w:szCs w:val="24"/>
        </w:rPr>
        <w:t>= .</w:t>
      </w:r>
      <w:r w:rsidR="00B370D3">
        <w:rPr>
          <w:rFonts w:ascii="Times New Roman" w:hAnsi="Times New Roman" w:cs="Times New Roman"/>
          <w:kern w:val="0"/>
          <w:sz w:val="24"/>
          <w:szCs w:val="24"/>
        </w:rPr>
        <w:t>167</w:t>
      </w:r>
      <w:r>
        <w:rPr>
          <w:rFonts w:ascii="宋体" w:eastAsia="宋体" w:hAnsi="宋体" w:cs="Times New Roman" w:hint="eastAsia"/>
          <w:kern w:val="0"/>
          <w:sz w:val="24"/>
          <w:szCs w:val="24"/>
        </w:rPr>
        <w:t>；</w:t>
      </w:r>
      <w:del w:id="420" w:author="JiangLinfeng" w:date="2023-10-20T15:53:00Z">
        <w:r w:rsidR="00995829" w:rsidDel="00387C34">
          <w:rPr>
            <w:rFonts w:ascii="Times New Roman" w:eastAsia="宋体" w:hAnsi="Times New Roman" w:cs="Times New Roman" w:hint="eastAsia"/>
            <w:sz w:val="24"/>
            <w:szCs w:val="24"/>
          </w:rPr>
          <w:delText>存留水平</w:delText>
        </w:r>
      </w:del>
      <w:ins w:id="421" w:author="JiangLinfeng" w:date="2023-10-20T15:53:00Z">
        <w:r w:rsidR="00387C34">
          <w:rPr>
            <w:rFonts w:ascii="Times New Roman" w:eastAsia="宋体" w:hAnsi="Times New Roman" w:cs="Times New Roman" w:hint="eastAsia"/>
            <w:sz w:val="24"/>
            <w:szCs w:val="24"/>
          </w:rPr>
          <w:t>相对保守程度</w:t>
        </w:r>
      </w:ins>
      <w:r w:rsidR="004D4DE9" w:rsidRPr="003D4BDA">
        <w:rPr>
          <w:rFonts w:ascii="宋体" w:eastAsia="宋体" w:hAnsi="宋体" w:cs="Times New Roman" w:hint="eastAsia"/>
          <w:color w:val="000000"/>
          <w:kern w:val="0"/>
          <w:sz w:val="24"/>
          <w:szCs w:val="24"/>
        </w:rPr>
        <w:t>的</w:t>
      </w:r>
      <w:r w:rsidR="004D4DE9">
        <w:rPr>
          <w:rFonts w:ascii="宋体" w:eastAsia="宋体" w:hAnsi="宋体" w:cs="Times New Roman" w:hint="eastAsia"/>
          <w:color w:val="000000"/>
          <w:kern w:val="0"/>
          <w:sz w:val="24"/>
          <w:szCs w:val="24"/>
        </w:rPr>
        <w:t>主效应</w:t>
      </w:r>
      <w:r w:rsidR="00FB7B4D">
        <w:rPr>
          <w:rFonts w:ascii="宋体" w:eastAsia="宋体" w:hAnsi="宋体" w:cs="Times New Roman" w:hint="eastAsia"/>
          <w:color w:val="000000"/>
          <w:kern w:val="0"/>
          <w:sz w:val="24"/>
          <w:szCs w:val="24"/>
        </w:rPr>
        <w:t>不</w:t>
      </w:r>
      <w:r w:rsidR="004D4DE9">
        <w:rPr>
          <w:rFonts w:ascii="宋体" w:eastAsia="宋体" w:hAnsi="宋体" w:cs="Times New Roman" w:hint="eastAsia"/>
          <w:color w:val="000000"/>
          <w:kern w:val="0"/>
          <w:sz w:val="24"/>
          <w:szCs w:val="24"/>
        </w:rPr>
        <w:t>显著，</w:t>
      </w:r>
      <w:r w:rsidR="004D4DE9">
        <w:rPr>
          <w:rFonts w:ascii="Times New Roman" w:eastAsia="宋体" w:hAnsi="Times New Roman" w:cs="Times New Roman"/>
          <w:i/>
          <w:kern w:val="0"/>
          <w:sz w:val="24"/>
          <w:szCs w:val="24"/>
        </w:rPr>
        <w:t>F</w:t>
      </w:r>
      <w:r w:rsidR="004D4DE9">
        <w:rPr>
          <w:rFonts w:ascii="Times New Roman" w:eastAsia="宋体" w:hAnsi="Times New Roman" w:cs="Times New Roman"/>
          <w:kern w:val="0"/>
          <w:sz w:val="24"/>
          <w:szCs w:val="24"/>
        </w:rPr>
        <w:t>(</w:t>
      </w:r>
      <w:r w:rsidR="00FB7B4D" w:rsidRPr="00FB7B4D">
        <w:rPr>
          <w:rFonts w:ascii="Times New Roman" w:eastAsia="宋体" w:hAnsi="Times New Roman" w:cs="Times New Roman"/>
          <w:kern w:val="0"/>
          <w:sz w:val="24"/>
          <w:szCs w:val="24"/>
        </w:rPr>
        <w:t>1.949</w:t>
      </w:r>
      <w:r w:rsidR="00FB7B4D">
        <w:rPr>
          <w:rFonts w:ascii="Times New Roman" w:eastAsia="宋体" w:hAnsi="Times New Roman" w:cs="Times New Roman"/>
          <w:kern w:val="0"/>
          <w:sz w:val="24"/>
          <w:szCs w:val="24"/>
        </w:rPr>
        <w:t>,</w:t>
      </w:r>
      <w:r w:rsidR="00FB7B4D" w:rsidRPr="00FB7B4D">
        <w:rPr>
          <w:rFonts w:ascii="Times New Roman" w:eastAsia="宋体" w:hAnsi="Times New Roman" w:cs="Times New Roman"/>
          <w:kern w:val="0"/>
          <w:sz w:val="24"/>
          <w:szCs w:val="24"/>
        </w:rPr>
        <w:t xml:space="preserve"> 35.088</w:t>
      </w:r>
      <w:r w:rsidR="004D4DE9">
        <w:rPr>
          <w:rFonts w:ascii="Times New Roman" w:eastAsia="宋体" w:hAnsi="Times New Roman" w:cs="Times New Roman"/>
          <w:kern w:val="0"/>
          <w:sz w:val="24"/>
          <w:szCs w:val="24"/>
        </w:rPr>
        <w:t xml:space="preserve">) = </w:t>
      </w:r>
      <w:r w:rsidR="005D3D9E">
        <w:rPr>
          <w:rFonts w:ascii="Times New Roman" w:eastAsia="宋体" w:hAnsi="Times New Roman" w:cs="Times New Roman"/>
          <w:kern w:val="0"/>
          <w:sz w:val="24"/>
          <w:szCs w:val="24"/>
        </w:rPr>
        <w:t>0</w:t>
      </w:r>
      <w:r w:rsidR="004D4DE9">
        <w:rPr>
          <w:rFonts w:ascii="Times New Roman" w:eastAsia="宋体" w:hAnsi="Times New Roman" w:cs="Times New Roman"/>
          <w:kern w:val="0"/>
          <w:sz w:val="24"/>
          <w:szCs w:val="24"/>
        </w:rPr>
        <w:t>.</w:t>
      </w:r>
      <w:r w:rsidR="005D3D9E">
        <w:rPr>
          <w:rFonts w:ascii="Times New Roman" w:eastAsia="宋体" w:hAnsi="Times New Roman" w:cs="Times New Roman"/>
          <w:kern w:val="0"/>
          <w:sz w:val="24"/>
          <w:szCs w:val="24"/>
        </w:rPr>
        <w:t>823</w:t>
      </w:r>
      <w:r w:rsidR="004D4DE9">
        <w:rPr>
          <w:rFonts w:ascii="Times New Roman" w:eastAsia="宋体" w:hAnsi="Times New Roman" w:cs="Times New Roman" w:hint="eastAsia"/>
          <w:kern w:val="0"/>
          <w:sz w:val="24"/>
          <w:szCs w:val="24"/>
        </w:rPr>
        <w:t>，</w:t>
      </w:r>
      <w:r w:rsidR="004D4DE9">
        <w:rPr>
          <w:rFonts w:ascii="Times New Roman" w:eastAsia="宋体" w:hAnsi="Times New Roman" w:cs="Times New Roman"/>
          <w:i/>
          <w:kern w:val="0"/>
          <w:sz w:val="24"/>
          <w:szCs w:val="24"/>
        </w:rPr>
        <w:t xml:space="preserve">p </w:t>
      </w:r>
      <w:r w:rsidR="004D4DE9">
        <w:rPr>
          <w:rFonts w:ascii="Times New Roman" w:eastAsia="宋体" w:hAnsi="Times New Roman" w:cs="Times New Roman"/>
          <w:kern w:val="0"/>
          <w:sz w:val="24"/>
          <w:szCs w:val="24"/>
        </w:rPr>
        <w:t>= .</w:t>
      </w:r>
      <w:r w:rsidR="00045FE5">
        <w:rPr>
          <w:rFonts w:ascii="Times New Roman" w:eastAsia="宋体" w:hAnsi="Times New Roman" w:cs="Times New Roman"/>
          <w:kern w:val="0"/>
          <w:sz w:val="24"/>
          <w:szCs w:val="24"/>
        </w:rPr>
        <w:t>445</w:t>
      </w:r>
      <w:r w:rsidR="004D4DE9">
        <w:rPr>
          <w:rFonts w:ascii="宋体" w:eastAsia="宋体" w:hAnsi="宋体" w:cs="Times New Roman" w:hint="eastAsia"/>
          <w:kern w:val="0"/>
          <w:sz w:val="24"/>
          <w:szCs w:val="24"/>
        </w:rPr>
        <w:t>；</w:t>
      </w:r>
      <w:r w:rsidR="00624B4A" w:rsidRPr="00C7034F">
        <w:rPr>
          <w:rFonts w:ascii="Times New Roman" w:eastAsia="宋体" w:hAnsi="Times New Roman" w:cs="Times New Roman"/>
          <w:sz w:val="24"/>
          <w:szCs w:val="24"/>
        </w:rPr>
        <w:t>交互作用</w:t>
      </w:r>
      <w:r w:rsidR="00C300D0">
        <w:rPr>
          <w:rFonts w:ascii="Times New Roman" w:eastAsia="宋体" w:hAnsi="Times New Roman" w:cs="Times New Roman" w:hint="eastAsia"/>
          <w:sz w:val="24"/>
          <w:szCs w:val="24"/>
        </w:rPr>
        <w:t>不</w:t>
      </w:r>
      <w:r w:rsidR="00624B4A" w:rsidRPr="00C7034F">
        <w:rPr>
          <w:rFonts w:ascii="Times New Roman" w:eastAsia="宋体" w:hAnsi="Times New Roman" w:cs="Times New Roman"/>
          <w:color w:val="000000"/>
          <w:kern w:val="0"/>
          <w:sz w:val="24"/>
          <w:szCs w:val="24"/>
        </w:rPr>
        <w:t>显著，</w:t>
      </w:r>
      <w:r w:rsidR="00624B4A" w:rsidRPr="00C7034F">
        <w:rPr>
          <w:rFonts w:ascii="Times New Roman" w:eastAsia="宋体" w:hAnsi="Times New Roman" w:cs="Times New Roman"/>
          <w:i/>
          <w:kern w:val="0"/>
          <w:sz w:val="24"/>
          <w:szCs w:val="24"/>
        </w:rPr>
        <w:t>F</w:t>
      </w:r>
      <w:r w:rsidR="00624B4A" w:rsidRPr="00C7034F">
        <w:rPr>
          <w:rFonts w:ascii="Times New Roman" w:eastAsia="宋体" w:hAnsi="Times New Roman" w:cs="Times New Roman"/>
          <w:kern w:val="0"/>
          <w:sz w:val="24"/>
          <w:szCs w:val="24"/>
        </w:rPr>
        <w:t>(</w:t>
      </w:r>
      <w:r w:rsidR="0018237F" w:rsidRPr="0018237F">
        <w:rPr>
          <w:rFonts w:ascii="Times New Roman" w:eastAsia="宋体" w:hAnsi="Times New Roman" w:cs="Times New Roman"/>
          <w:kern w:val="0"/>
          <w:sz w:val="24"/>
          <w:szCs w:val="24"/>
        </w:rPr>
        <w:t>2.552</w:t>
      </w:r>
      <w:r w:rsidR="0018237F">
        <w:rPr>
          <w:rFonts w:ascii="Times New Roman" w:eastAsia="宋体" w:hAnsi="Times New Roman" w:cs="Times New Roman"/>
          <w:kern w:val="0"/>
          <w:sz w:val="24"/>
          <w:szCs w:val="24"/>
        </w:rPr>
        <w:t>,</w:t>
      </w:r>
      <w:r w:rsidR="0018237F" w:rsidRPr="0018237F">
        <w:rPr>
          <w:rFonts w:ascii="Times New Roman" w:eastAsia="宋体" w:hAnsi="Times New Roman" w:cs="Times New Roman"/>
          <w:kern w:val="0"/>
          <w:sz w:val="24"/>
          <w:szCs w:val="24"/>
        </w:rPr>
        <w:t xml:space="preserve"> 45.943</w:t>
      </w:r>
      <w:r w:rsidR="00624B4A" w:rsidRPr="00C7034F">
        <w:rPr>
          <w:rFonts w:ascii="Times New Roman" w:eastAsia="宋体" w:hAnsi="Times New Roman" w:cs="Times New Roman"/>
          <w:kern w:val="0"/>
          <w:sz w:val="24"/>
          <w:szCs w:val="24"/>
        </w:rPr>
        <w:t>) = 1.</w:t>
      </w:r>
      <w:r w:rsidR="00F15C58">
        <w:rPr>
          <w:rFonts w:ascii="Times New Roman" w:eastAsia="宋体" w:hAnsi="Times New Roman" w:cs="Times New Roman"/>
          <w:kern w:val="0"/>
          <w:sz w:val="24"/>
          <w:szCs w:val="24"/>
        </w:rPr>
        <w:t>284</w:t>
      </w:r>
      <w:r w:rsidR="00624B4A" w:rsidRPr="00C7034F">
        <w:rPr>
          <w:rFonts w:ascii="Times New Roman" w:eastAsia="宋体" w:hAnsi="Times New Roman" w:cs="Times New Roman"/>
          <w:kern w:val="0"/>
          <w:sz w:val="24"/>
          <w:szCs w:val="24"/>
        </w:rPr>
        <w:t>，</w:t>
      </w:r>
      <w:r w:rsidR="00624B4A" w:rsidRPr="00C7034F">
        <w:rPr>
          <w:rFonts w:ascii="Times New Roman" w:eastAsia="宋体" w:hAnsi="Times New Roman" w:cs="Times New Roman"/>
          <w:i/>
          <w:kern w:val="0"/>
          <w:sz w:val="24"/>
          <w:szCs w:val="24"/>
        </w:rPr>
        <w:t xml:space="preserve">p </w:t>
      </w:r>
      <w:r w:rsidR="00624B4A" w:rsidRPr="00C7034F">
        <w:rPr>
          <w:rFonts w:ascii="Times New Roman" w:eastAsia="宋体" w:hAnsi="Times New Roman" w:cs="Times New Roman"/>
          <w:kern w:val="0"/>
          <w:sz w:val="24"/>
          <w:szCs w:val="24"/>
        </w:rPr>
        <w:t>= .</w:t>
      </w:r>
      <w:r w:rsidR="00D07DC1">
        <w:rPr>
          <w:rFonts w:ascii="Times New Roman" w:eastAsia="宋体" w:hAnsi="Times New Roman" w:cs="Times New Roman"/>
          <w:kern w:val="0"/>
          <w:sz w:val="24"/>
          <w:szCs w:val="24"/>
        </w:rPr>
        <w:t>290</w:t>
      </w:r>
      <w:r w:rsidR="00624B4A" w:rsidRPr="00C7034F">
        <w:rPr>
          <w:rFonts w:ascii="Times New Roman" w:eastAsia="宋体" w:hAnsi="Times New Roman" w:cs="Times New Roman"/>
          <w:kern w:val="0"/>
          <w:sz w:val="24"/>
          <w:szCs w:val="24"/>
        </w:rPr>
        <w:t>。</w:t>
      </w:r>
    </w:p>
    <w:p w14:paraId="50A69BE3" w14:textId="33F648D6" w:rsidR="00AC58C2" w:rsidRDefault="00E75359" w:rsidP="004D4DE9">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w:t>
      </w:r>
      <w:r w:rsidR="008F2C5B">
        <w:rPr>
          <w:rFonts w:ascii="Times New Roman" w:eastAsia="宋体" w:hAnsi="Times New Roman" w:cs="Times New Roman" w:hint="eastAsia"/>
          <w:kern w:val="0"/>
          <w:sz w:val="24"/>
          <w:szCs w:val="24"/>
        </w:rPr>
        <w:t>事件分割的相关结果可以说明</w:t>
      </w:r>
      <w:r w:rsidR="00BC5831">
        <w:rPr>
          <w:rFonts w:ascii="Times New Roman" w:eastAsia="宋体" w:hAnsi="Times New Roman" w:cs="Times New Roman" w:hint="eastAsia"/>
          <w:kern w:val="0"/>
          <w:sz w:val="24"/>
          <w:szCs w:val="24"/>
        </w:rPr>
        <w:t>，</w:t>
      </w:r>
      <w:r w:rsidR="007A168E">
        <w:rPr>
          <w:rFonts w:ascii="Times New Roman" w:eastAsia="宋体" w:hAnsi="Times New Roman" w:cs="Times New Roman" w:hint="eastAsia"/>
          <w:kern w:val="0"/>
          <w:sz w:val="24"/>
          <w:szCs w:val="24"/>
        </w:rPr>
        <w:t>被试</w:t>
      </w:r>
      <w:r w:rsidR="00FC6883">
        <w:rPr>
          <w:rFonts w:ascii="Times New Roman" w:eastAsia="宋体" w:hAnsi="Times New Roman" w:cs="Times New Roman" w:hint="eastAsia"/>
          <w:kern w:val="0"/>
          <w:sz w:val="24"/>
          <w:szCs w:val="24"/>
        </w:rPr>
        <w:t>可以基本理解事件分割范式的任务要求，并</w:t>
      </w:r>
      <w:r w:rsidR="00E43580">
        <w:rPr>
          <w:rFonts w:ascii="Times New Roman" w:eastAsia="宋体" w:hAnsi="Times New Roman" w:cs="Times New Roman" w:hint="eastAsia"/>
          <w:kern w:val="0"/>
          <w:sz w:val="24"/>
          <w:szCs w:val="24"/>
        </w:rPr>
        <w:t>且在群体水平上具有较高的分割一致性水平</w:t>
      </w:r>
      <w:r w:rsidR="0071405D">
        <w:rPr>
          <w:rFonts w:ascii="Times New Roman" w:eastAsia="宋体" w:hAnsi="Times New Roman" w:cs="Times New Roman" w:hint="eastAsia"/>
          <w:kern w:val="0"/>
          <w:sz w:val="24"/>
          <w:szCs w:val="24"/>
        </w:rPr>
        <w:t>。</w:t>
      </w:r>
      <w:r w:rsidR="00BF1CE6">
        <w:rPr>
          <w:rFonts w:ascii="Times New Roman" w:eastAsia="宋体" w:hAnsi="Times New Roman" w:cs="Times New Roman" w:hint="eastAsia"/>
          <w:kern w:val="0"/>
          <w:sz w:val="24"/>
          <w:szCs w:val="24"/>
        </w:rPr>
        <w:t>同时</w:t>
      </w:r>
      <w:r w:rsidR="003A3468">
        <w:rPr>
          <w:rFonts w:ascii="Times New Roman" w:eastAsia="宋体" w:hAnsi="Times New Roman" w:cs="Times New Roman" w:hint="eastAsia"/>
          <w:kern w:val="0"/>
          <w:sz w:val="24"/>
          <w:szCs w:val="24"/>
        </w:rPr>
        <w:t>被试对于视频中玩家通关操作的分割具有一定的层次性，</w:t>
      </w:r>
      <w:r w:rsidR="00767667">
        <w:rPr>
          <w:rFonts w:ascii="Times New Roman" w:eastAsia="宋体" w:hAnsi="Times New Roman" w:cs="Times New Roman" w:hint="eastAsia"/>
          <w:kern w:val="0"/>
          <w:sz w:val="24"/>
          <w:szCs w:val="24"/>
        </w:rPr>
        <w:t>对于该创造性认知过程的编码具有分层的特点</w:t>
      </w:r>
      <w:r w:rsidR="00670164">
        <w:rPr>
          <w:rFonts w:ascii="Times New Roman" w:eastAsia="宋体" w:hAnsi="Times New Roman" w:cs="Times New Roman" w:hint="eastAsia"/>
          <w:kern w:val="0"/>
          <w:sz w:val="24"/>
          <w:szCs w:val="24"/>
        </w:rPr>
        <w:t>。结合</w:t>
      </w:r>
      <w:r w:rsidR="00060409">
        <w:rPr>
          <w:rFonts w:ascii="Times New Roman" w:eastAsia="宋体" w:hAnsi="Times New Roman" w:cs="Times New Roman" w:hint="eastAsia"/>
          <w:kern w:val="0"/>
          <w:sz w:val="24"/>
          <w:szCs w:val="24"/>
        </w:rPr>
        <w:t>方差分析的部分结果，</w:t>
      </w:r>
      <w:r w:rsidR="00D10E0E">
        <w:rPr>
          <w:rFonts w:ascii="Times New Roman" w:eastAsia="宋体" w:hAnsi="Times New Roman" w:cs="Times New Roman" w:hint="eastAsia"/>
          <w:kern w:val="0"/>
          <w:sz w:val="24"/>
          <w:szCs w:val="24"/>
        </w:rPr>
        <w:t>部分</w:t>
      </w:r>
      <w:r w:rsidR="001F32A7">
        <w:rPr>
          <w:rFonts w:ascii="Times New Roman" w:eastAsia="宋体" w:hAnsi="Times New Roman" w:cs="Times New Roman" w:hint="eastAsia"/>
          <w:kern w:val="0"/>
          <w:sz w:val="24"/>
          <w:szCs w:val="24"/>
        </w:rPr>
        <w:t>有关事件过程的结构性变量可能</w:t>
      </w:r>
      <w:r w:rsidR="00AD6D04">
        <w:rPr>
          <w:rFonts w:ascii="Times New Roman" w:eastAsia="宋体" w:hAnsi="Times New Roman" w:cs="Times New Roman" w:hint="eastAsia"/>
          <w:kern w:val="0"/>
          <w:sz w:val="24"/>
          <w:szCs w:val="24"/>
        </w:rPr>
        <w:t>可以反映被试对于事件过程的认知乃至编码特点，进而可能可以预测被试对其的创造力评估结果。</w:t>
      </w:r>
    </w:p>
    <w:p w14:paraId="225DAE11" w14:textId="03D9185F" w:rsidR="005E2132" w:rsidRPr="005E2132" w:rsidRDefault="005E2132" w:rsidP="005E2132">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3.</w:t>
      </w:r>
      <w:r>
        <w:rPr>
          <w:rFonts w:ascii="Times New Roman" w:eastAsia="宋体" w:hAnsi="Times New Roman" w:cs="Times New Roman"/>
          <w:sz w:val="28"/>
          <w:szCs w:val="28"/>
        </w:rPr>
        <w:t>2</w:t>
      </w:r>
      <w:r w:rsidRPr="005E2132">
        <w:rPr>
          <w:rFonts w:ascii="Times New Roman" w:eastAsia="宋体" w:hAnsi="Times New Roman" w:cs="Times New Roman"/>
          <w:sz w:val="28"/>
          <w:szCs w:val="28"/>
        </w:rPr>
        <w:t xml:space="preserve"> </w:t>
      </w:r>
      <w:ins w:id="422" w:author="JiangLinfeng" w:date="2023-10-20T16:03:00Z">
        <w:r w:rsidR="00C70484" w:rsidRPr="00C70484">
          <w:rPr>
            <w:rFonts w:ascii="黑体" w:eastAsia="黑体" w:hAnsi="黑体" w:cs="Times New Roman" w:hint="eastAsia"/>
            <w:sz w:val="28"/>
            <w:szCs w:val="28"/>
            <w:rPrChange w:id="423" w:author="JiangLinfeng" w:date="2023-10-20T16:03:00Z">
              <w:rPr>
                <w:rFonts w:ascii="Times New Roman" w:eastAsia="宋体" w:hAnsi="Times New Roman" w:cs="Times New Roman" w:hint="eastAsia"/>
                <w:sz w:val="28"/>
                <w:szCs w:val="28"/>
              </w:rPr>
            </w:rPrChange>
          </w:rPr>
          <w:t>事件分割与</w:t>
        </w:r>
      </w:ins>
      <w:r>
        <w:rPr>
          <w:rFonts w:ascii="黑体" w:eastAsia="黑体" w:hAnsi="黑体" w:cs="Times New Roman" w:hint="eastAsia"/>
          <w:sz w:val="28"/>
          <w:szCs w:val="28"/>
        </w:rPr>
        <w:t>创造力评估</w:t>
      </w:r>
      <w:ins w:id="424" w:author="JiangLinfeng" w:date="2023-10-20T16:09:00Z">
        <w:r w:rsidR="0034486F">
          <w:rPr>
            <w:rFonts w:ascii="黑体" w:eastAsia="黑体" w:hAnsi="黑体" w:cs="Times New Roman" w:hint="eastAsia"/>
            <w:sz w:val="28"/>
            <w:szCs w:val="28"/>
          </w:rPr>
          <w:t>分析</w:t>
        </w:r>
      </w:ins>
      <w:del w:id="425" w:author="JiangLinfeng" w:date="2023-10-20T16:09:00Z">
        <w:r w:rsidRPr="005E2132" w:rsidDel="0034486F">
          <w:rPr>
            <w:rFonts w:ascii="黑体" w:eastAsia="黑体" w:hAnsi="黑体" w:cs="Times New Roman" w:hint="eastAsia"/>
            <w:sz w:val="28"/>
            <w:szCs w:val="28"/>
          </w:rPr>
          <w:delText>结果</w:delText>
        </w:r>
      </w:del>
    </w:p>
    <w:p w14:paraId="2DAEBF43" w14:textId="5DE9E3DA" w:rsidR="00C95501" w:rsidRDefault="00C95501" w:rsidP="00C95501">
      <w:pPr>
        <w:spacing w:line="288" w:lineRule="auto"/>
        <w:ind w:firstLine="480"/>
        <w:rPr>
          <w:ins w:id="426" w:author="JiangLinfeng" w:date="2023-10-20T19:30:00Z"/>
          <w:rFonts w:ascii="Times New Roman" w:eastAsia="宋体" w:hAnsi="Times New Roman" w:cs="Times New Roman"/>
          <w:sz w:val="24"/>
          <w:szCs w:val="24"/>
        </w:rPr>
      </w:pPr>
      <w:ins w:id="427" w:author="JiangLinfeng" w:date="2023-10-20T19:31:00Z">
        <w:r>
          <w:rPr>
            <w:rFonts w:ascii="Times New Roman" w:eastAsia="宋体" w:hAnsi="Times New Roman" w:cs="Times New Roman" w:hint="eastAsia"/>
            <w:sz w:val="24"/>
            <w:szCs w:val="24"/>
          </w:rPr>
          <w:t>首先</w:t>
        </w:r>
      </w:ins>
      <w:ins w:id="428" w:author="JiangLinfeng" w:date="2023-10-20T19:30:00Z">
        <w:r>
          <w:rPr>
            <w:rFonts w:ascii="Times New Roman" w:eastAsia="宋体" w:hAnsi="Times New Roman" w:cs="Times New Roman" w:hint="eastAsia"/>
            <w:sz w:val="24"/>
            <w:szCs w:val="24"/>
          </w:rPr>
          <w:t>对</w:t>
        </w:r>
      </w:ins>
      <w:ins w:id="429" w:author="JiangLinfeng" w:date="2023-10-20T19:31:00Z">
        <w:r>
          <w:rPr>
            <w:rFonts w:ascii="Times New Roman" w:eastAsia="宋体" w:hAnsi="Times New Roman" w:cs="Times New Roman" w:hint="eastAsia"/>
            <w:sz w:val="24"/>
            <w:szCs w:val="24"/>
          </w:rPr>
          <w:t>五个关卡×三个相对保守程度</w:t>
        </w:r>
      </w:ins>
      <w:ins w:id="430" w:author="JiangLinfeng" w:date="2023-10-20T19:32:00Z">
        <w:r w:rsidR="00E5385C">
          <w:rPr>
            <w:rFonts w:ascii="Times New Roman" w:eastAsia="宋体" w:hAnsi="Times New Roman" w:cs="Times New Roman" w:hint="eastAsia"/>
            <w:sz w:val="24"/>
            <w:szCs w:val="24"/>
          </w:rPr>
          <w:t>对应的不同游戏通关视频</w:t>
        </w:r>
      </w:ins>
      <w:ins w:id="431" w:author="JiangLinfeng" w:date="2023-10-20T19:31:00Z">
        <w:r>
          <w:rPr>
            <w:rFonts w:ascii="Times New Roman" w:eastAsia="宋体" w:hAnsi="Times New Roman" w:cs="Times New Roman" w:hint="eastAsia"/>
            <w:sz w:val="24"/>
            <w:szCs w:val="24"/>
          </w:rPr>
          <w:t>的创造力评分</w:t>
        </w:r>
      </w:ins>
      <w:ins w:id="432" w:author="JiangLinfeng" w:date="2023-10-20T19:30:00Z">
        <w:r>
          <w:rPr>
            <w:rFonts w:ascii="Times New Roman" w:eastAsia="宋体" w:hAnsi="Times New Roman" w:cs="Times New Roman" w:hint="eastAsia"/>
            <w:sz w:val="24"/>
            <w:szCs w:val="24"/>
          </w:rPr>
          <w:t>进行描述统计，结果见表</w:t>
        </w:r>
      </w:ins>
      <w:ins w:id="433" w:author="JiangLinfeng" w:date="2023-10-20T19:32:00Z">
        <w:r w:rsidR="001C6A70">
          <w:rPr>
            <w:rFonts w:ascii="Times New Roman" w:eastAsia="宋体" w:hAnsi="Times New Roman" w:cs="Times New Roman"/>
            <w:sz w:val="24"/>
            <w:szCs w:val="24"/>
          </w:rPr>
          <w:t>1</w:t>
        </w:r>
      </w:ins>
      <w:ins w:id="434" w:author="JiangLinfeng" w:date="2023-10-20T19:30:00Z">
        <w:r>
          <w:rPr>
            <w:rFonts w:ascii="Times New Roman" w:eastAsia="宋体" w:hAnsi="Times New Roman" w:cs="Times New Roman" w:hint="eastAsia"/>
            <w:sz w:val="24"/>
            <w:szCs w:val="24"/>
          </w:rPr>
          <w:t>。</w:t>
        </w:r>
      </w:ins>
    </w:p>
    <w:p w14:paraId="23EC25D6" w14:textId="114BFE12" w:rsidR="00C95501" w:rsidRPr="00EE1C30" w:rsidRDefault="00C95501" w:rsidP="00C95501">
      <w:pPr>
        <w:spacing w:line="288" w:lineRule="auto"/>
        <w:ind w:firstLine="480"/>
        <w:jc w:val="center"/>
        <w:rPr>
          <w:ins w:id="435" w:author="JiangLinfeng" w:date="2023-10-20T19:30:00Z"/>
          <w:rFonts w:ascii="Times New Roman" w:eastAsia="宋体" w:hAnsi="Times New Roman" w:cs="Times New Roman"/>
          <w:bCs/>
          <w:sz w:val="24"/>
          <w:szCs w:val="24"/>
        </w:rPr>
      </w:pPr>
      <w:ins w:id="436" w:author="JiangLinfeng" w:date="2023-10-20T19:30:00Z">
        <w:r w:rsidRPr="00EE1C30">
          <w:rPr>
            <w:rFonts w:ascii="Times New Roman" w:eastAsia="宋体" w:hAnsi="Times New Roman" w:cs="Times New Roman"/>
            <w:bCs/>
            <w:sz w:val="24"/>
            <w:szCs w:val="24"/>
            <w:rPrChange w:id="437" w:author="JiangLinfeng" w:date="2023-10-20T19:32:00Z">
              <w:rPr>
                <w:rFonts w:ascii="Times New Roman" w:eastAsia="宋体" w:hAnsi="Times New Roman" w:cs="Times New Roman"/>
                <w:b/>
                <w:sz w:val="24"/>
                <w:szCs w:val="24"/>
              </w:rPr>
            </w:rPrChange>
          </w:rPr>
          <w:t>表</w:t>
        </w:r>
      </w:ins>
      <w:ins w:id="438" w:author="JiangLinfeng" w:date="2023-10-20T19:32:00Z">
        <w:r w:rsidR="001C6A70" w:rsidRPr="00EE1C30">
          <w:rPr>
            <w:rFonts w:ascii="Times New Roman" w:eastAsia="宋体" w:hAnsi="Times New Roman" w:cs="Times New Roman"/>
            <w:bCs/>
            <w:sz w:val="24"/>
            <w:szCs w:val="24"/>
            <w:rPrChange w:id="439" w:author="JiangLinfeng" w:date="2023-10-20T19:32:00Z">
              <w:rPr>
                <w:rFonts w:ascii="Times New Roman" w:eastAsia="宋体" w:hAnsi="Times New Roman" w:cs="Times New Roman"/>
                <w:b/>
                <w:sz w:val="24"/>
                <w:szCs w:val="24"/>
              </w:rPr>
            </w:rPrChange>
          </w:rPr>
          <w:t>1</w:t>
        </w:r>
      </w:ins>
      <w:ins w:id="440" w:author="JiangLinfeng" w:date="2023-10-20T19:30:00Z">
        <w:r w:rsidRPr="00EE1C30">
          <w:rPr>
            <w:rFonts w:ascii="Times New Roman" w:eastAsia="宋体" w:hAnsi="Times New Roman" w:cs="Times New Roman"/>
            <w:bCs/>
            <w:sz w:val="24"/>
            <w:szCs w:val="24"/>
            <w:rPrChange w:id="441" w:author="JiangLinfeng" w:date="2023-10-20T19:32:00Z">
              <w:rPr>
                <w:rFonts w:ascii="Times New Roman" w:eastAsia="宋体" w:hAnsi="Times New Roman" w:cs="Times New Roman"/>
                <w:b/>
                <w:sz w:val="24"/>
                <w:szCs w:val="24"/>
              </w:rPr>
            </w:rPrChange>
          </w:rPr>
          <w:t xml:space="preserve"> </w:t>
        </w:r>
      </w:ins>
      <w:ins w:id="442" w:author="JiangLinfeng" w:date="2023-10-20T19:32:00Z">
        <w:r w:rsidR="00EE1C30" w:rsidRPr="00EE1C30">
          <w:rPr>
            <w:rFonts w:ascii="Times New Roman" w:eastAsia="宋体" w:hAnsi="Times New Roman" w:cs="Times New Roman" w:hint="eastAsia"/>
            <w:bCs/>
            <w:sz w:val="24"/>
            <w:szCs w:val="24"/>
            <w:rPrChange w:id="443" w:author="JiangLinfeng" w:date="2023-10-20T19:32:00Z">
              <w:rPr>
                <w:rFonts w:ascii="Times New Roman" w:eastAsia="宋体" w:hAnsi="Times New Roman" w:cs="Times New Roman" w:hint="eastAsia"/>
                <w:b/>
                <w:sz w:val="24"/>
                <w:szCs w:val="24"/>
              </w:rPr>
            </w:rPrChange>
          </w:rPr>
          <w:t>不同游戏通关视频</w:t>
        </w:r>
      </w:ins>
      <w:ins w:id="444" w:author="JiangLinfeng" w:date="2023-10-20T19:30:00Z">
        <w:r w:rsidRPr="00EE1C30">
          <w:rPr>
            <w:rFonts w:ascii="Times New Roman" w:eastAsia="宋体" w:hAnsi="Times New Roman" w:cs="Times New Roman"/>
            <w:bCs/>
            <w:sz w:val="24"/>
            <w:szCs w:val="24"/>
            <w:rPrChange w:id="445" w:author="JiangLinfeng" w:date="2023-10-20T19:32:00Z">
              <w:rPr>
                <w:rFonts w:ascii="Times New Roman" w:eastAsia="宋体" w:hAnsi="Times New Roman" w:cs="Times New Roman"/>
                <w:b/>
                <w:sz w:val="24"/>
                <w:szCs w:val="24"/>
              </w:rPr>
            </w:rPrChange>
          </w:rPr>
          <w:t>的</w:t>
        </w:r>
      </w:ins>
      <w:ins w:id="446" w:author="JiangLinfeng" w:date="2023-10-20T19:32:00Z">
        <w:r w:rsidR="00EE1C30" w:rsidRPr="00EE1C30">
          <w:rPr>
            <w:rFonts w:ascii="Times New Roman" w:eastAsia="宋体" w:hAnsi="Times New Roman" w:cs="Times New Roman" w:hint="eastAsia"/>
            <w:bCs/>
            <w:sz w:val="24"/>
            <w:szCs w:val="24"/>
            <w:rPrChange w:id="447" w:author="JiangLinfeng" w:date="2023-10-20T19:32:00Z">
              <w:rPr>
                <w:rFonts w:ascii="Times New Roman" w:eastAsia="宋体" w:hAnsi="Times New Roman" w:cs="Times New Roman" w:hint="eastAsia"/>
                <w:b/>
                <w:sz w:val="24"/>
                <w:szCs w:val="24"/>
              </w:rPr>
            </w:rPrChange>
          </w:rPr>
          <w:t>创造力评分</w:t>
        </w:r>
      </w:ins>
      <w:ins w:id="448" w:author="JiangLinfeng" w:date="2023-10-20T19:30:00Z">
        <w:r w:rsidRPr="00EE1C30">
          <w:rPr>
            <w:rFonts w:ascii="Times New Roman" w:eastAsia="宋体" w:hAnsi="Times New Roman" w:cs="Times New Roman"/>
            <w:bCs/>
            <w:sz w:val="24"/>
            <w:szCs w:val="24"/>
            <w:rPrChange w:id="449" w:author="JiangLinfeng" w:date="2023-10-20T19:32:00Z">
              <w:rPr>
                <w:rFonts w:ascii="Times New Roman" w:eastAsia="宋体" w:hAnsi="Times New Roman" w:cs="Times New Roman"/>
                <w:b/>
                <w:sz w:val="24"/>
                <w:szCs w:val="24"/>
              </w:rPr>
            </w:rPrChange>
          </w:rPr>
          <w:t>(</w:t>
        </w:r>
        <w:r w:rsidRPr="00EE1C30">
          <w:rPr>
            <w:rFonts w:ascii="Times New Roman" w:eastAsia="宋体" w:hAnsi="Times New Roman" w:cs="Times New Roman"/>
            <w:bCs/>
            <w:i/>
            <w:sz w:val="24"/>
            <w:szCs w:val="24"/>
            <w:rPrChange w:id="450" w:author="JiangLinfeng" w:date="2023-10-20T19:32:00Z">
              <w:rPr>
                <w:rFonts w:ascii="Times New Roman" w:eastAsia="宋体" w:hAnsi="Times New Roman" w:cs="Times New Roman"/>
                <w:b/>
                <w:i/>
                <w:sz w:val="24"/>
                <w:szCs w:val="24"/>
              </w:rPr>
            </w:rPrChange>
          </w:rPr>
          <w:t>M</w:t>
        </w:r>
        <w:r w:rsidRPr="00EE1C30">
          <w:rPr>
            <w:rFonts w:ascii="Times New Roman" w:eastAsia="宋体" w:hAnsi="Times New Roman" w:cs="Times New Roman"/>
            <w:bCs/>
            <w:color w:val="000000"/>
            <w:sz w:val="24"/>
            <w:szCs w:val="24"/>
            <w:rPrChange w:id="451" w:author="JiangLinfeng" w:date="2023-10-20T19:32:00Z">
              <w:rPr>
                <w:rFonts w:ascii="Times New Roman" w:eastAsia="宋体" w:hAnsi="Times New Roman" w:cs="Times New Roman"/>
                <w:b/>
                <w:color w:val="000000"/>
                <w:sz w:val="24"/>
                <w:szCs w:val="24"/>
              </w:rPr>
            </w:rPrChange>
          </w:rPr>
          <w:t>±</w:t>
        </w:r>
        <w:r w:rsidRPr="00EE1C30">
          <w:rPr>
            <w:rFonts w:ascii="Times New Roman" w:eastAsia="宋体" w:hAnsi="Times New Roman" w:cs="Times New Roman"/>
            <w:bCs/>
            <w:i/>
            <w:sz w:val="24"/>
            <w:szCs w:val="24"/>
            <w:rPrChange w:id="452" w:author="JiangLinfeng" w:date="2023-10-20T19:32:00Z">
              <w:rPr>
                <w:rFonts w:ascii="Times New Roman" w:eastAsia="宋体" w:hAnsi="Times New Roman" w:cs="Times New Roman"/>
                <w:b/>
                <w:i/>
                <w:sz w:val="24"/>
                <w:szCs w:val="24"/>
              </w:rPr>
            </w:rPrChange>
          </w:rPr>
          <w:t>SD</w:t>
        </w:r>
        <w:r w:rsidRPr="00EE1C30">
          <w:rPr>
            <w:rFonts w:ascii="Times New Roman" w:eastAsia="宋体" w:hAnsi="Times New Roman" w:cs="Times New Roman"/>
            <w:bCs/>
            <w:sz w:val="24"/>
            <w:szCs w:val="24"/>
            <w:rPrChange w:id="453" w:author="JiangLinfeng" w:date="2023-10-20T19:32:00Z">
              <w:rPr>
                <w:rFonts w:ascii="Times New Roman" w:eastAsia="宋体" w:hAnsi="Times New Roman" w:cs="Times New Roman"/>
                <w:b/>
                <w:sz w:val="24"/>
                <w:szCs w:val="24"/>
              </w:rPr>
            </w:rPrChange>
          </w:rPr>
          <w:t>)</w:t>
        </w:r>
      </w:ins>
    </w:p>
    <w:tbl>
      <w:tblPr>
        <w:tblStyle w:val="af"/>
        <w:tblW w:w="5170" w:type="pc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54" w:author="JiangLinfeng" w:date="2023-10-20T19:42:00Z">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556"/>
        <w:gridCol w:w="1084"/>
        <w:gridCol w:w="1697"/>
        <w:gridCol w:w="1592"/>
        <w:gridCol w:w="1592"/>
        <w:gridCol w:w="1067"/>
        <w:tblGridChange w:id="455">
          <w:tblGrid>
            <w:gridCol w:w="1503"/>
            <w:gridCol w:w="58"/>
            <w:gridCol w:w="571"/>
            <w:gridCol w:w="543"/>
            <w:gridCol w:w="1155"/>
            <w:gridCol w:w="542"/>
            <w:gridCol w:w="1049"/>
            <w:gridCol w:w="543"/>
            <w:gridCol w:w="1048"/>
            <w:gridCol w:w="544"/>
            <w:gridCol w:w="750"/>
            <w:gridCol w:w="141"/>
          </w:tblGrid>
        </w:tblGridChange>
      </w:tblGrid>
      <w:tr w:rsidR="00CE3276" w:rsidRPr="00096BA1" w14:paraId="578F5701" w14:textId="375BB0EE" w:rsidTr="00910F10">
        <w:trPr>
          <w:trHeight w:val="397"/>
          <w:ins w:id="456" w:author="JiangLinfeng" w:date="2023-10-20T19:30:00Z"/>
          <w:trPrChange w:id="457" w:author="JiangLinfeng" w:date="2023-10-20T19:42:00Z">
            <w:trPr>
              <w:gridAfter w:val="0"/>
              <w:trHeight w:val="749"/>
            </w:trPr>
          </w:trPrChange>
        </w:trPr>
        <w:tc>
          <w:tcPr>
            <w:tcW w:w="906" w:type="pct"/>
            <w:tcBorders>
              <w:top w:val="single" w:sz="12" w:space="0" w:color="auto"/>
              <w:bottom w:val="single" w:sz="4" w:space="0" w:color="auto"/>
            </w:tcBorders>
            <w:tcPrChange w:id="458" w:author="JiangLinfeng" w:date="2023-10-20T19:42:00Z">
              <w:tcPr>
                <w:tcW w:w="939" w:type="pct"/>
                <w:gridSpan w:val="2"/>
                <w:tcBorders>
                  <w:top w:val="single" w:sz="12" w:space="0" w:color="auto"/>
                  <w:bottom w:val="single" w:sz="4" w:space="0" w:color="auto"/>
                </w:tcBorders>
              </w:tcPr>
            </w:tcPrChange>
          </w:tcPr>
          <w:p w14:paraId="35745AEF" w14:textId="76E132A2" w:rsidR="00F27274" w:rsidRPr="00CB2DDD" w:rsidRDefault="00F27274" w:rsidP="00242766">
            <w:pPr>
              <w:spacing w:line="288" w:lineRule="auto"/>
              <w:jc w:val="center"/>
              <w:rPr>
                <w:ins w:id="459" w:author="JiangLinfeng" w:date="2023-10-20T19:30:00Z"/>
                <w:rFonts w:ascii="Times New Roman" w:eastAsia="宋体" w:hAnsi="Times New Roman" w:cs="Times New Roman"/>
                <w:b/>
                <w:szCs w:val="21"/>
              </w:rPr>
            </w:pPr>
            <w:ins w:id="460" w:author="JiangLinfeng" w:date="2023-10-20T19:36:00Z">
              <w:r w:rsidRPr="00CB2DDD">
                <w:rPr>
                  <w:rFonts w:ascii="Times New Roman" w:eastAsia="宋体" w:hAnsi="Times New Roman" w:cs="Times New Roman" w:hint="eastAsia"/>
                  <w:b/>
                  <w:szCs w:val="21"/>
                </w:rPr>
                <w:lastRenderedPageBreak/>
                <w:t>相对保守程度</w:t>
              </w:r>
            </w:ins>
          </w:p>
        </w:tc>
        <w:tc>
          <w:tcPr>
            <w:tcW w:w="631" w:type="pct"/>
            <w:tcBorders>
              <w:top w:val="single" w:sz="12" w:space="0" w:color="auto"/>
              <w:bottom w:val="single" w:sz="4" w:space="0" w:color="auto"/>
            </w:tcBorders>
            <w:tcPrChange w:id="461" w:author="JiangLinfeng" w:date="2023-10-20T19:42:00Z">
              <w:tcPr>
                <w:tcW w:w="344" w:type="pct"/>
                <w:tcBorders>
                  <w:top w:val="single" w:sz="12" w:space="0" w:color="auto"/>
                  <w:bottom w:val="single" w:sz="4" w:space="0" w:color="auto"/>
                </w:tcBorders>
              </w:tcPr>
            </w:tcPrChange>
          </w:tcPr>
          <w:p w14:paraId="4BD154A5" w14:textId="6B32BAE3" w:rsidR="00F27274" w:rsidRPr="00CB2DDD" w:rsidRDefault="00F27274" w:rsidP="00242766">
            <w:pPr>
              <w:spacing w:line="288" w:lineRule="auto"/>
              <w:jc w:val="center"/>
              <w:rPr>
                <w:ins w:id="462" w:author="JiangLinfeng" w:date="2023-10-20T19:30:00Z"/>
                <w:rFonts w:ascii="Times New Roman" w:eastAsia="宋体" w:hAnsi="Times New Roman" w:cs="Times New Roman"/>
                <w:b/>
                <w:szCs w:val="21"/>
              </w:rPr>
            </w:pPr>
            <w:ins w:id="463" w:author="JiangLinfeng" w:date="2023-10-20T19:33:00Z">
              <w:r w:rsidRPr="00CB2DDD">
                <w:rPr>
                  <w:rFonts w:ascii="Times New Roman" w:eastAsia="宋体" w:hAnsi="Times New Roman" w:cs="Times New Roman" w:hint="eastAsia"/>
                  <w:b/>
                  <w:szCs w:val="21"/>
                </w:rPr>
                <w:t>关卡</w:t>
              </w:r>
              <w:r w:rsidRPr="00CB2DDD">
                <w:rPr>
                  <w:rFonts w:ascii="Times New Roman" w:eastAsia="宋体" w:hAnsi="Times New Roman" w:cs="Times New Roman" w:hint="eastAsia"/>
                  <w:b/>
                  <w:szCs w:val="21"/>
                </w:rPr>
                <w:t>1</w:t>
              </w:r>
            </w:ins>
          </w:p>
        </w:tc>
        <w:tc>
          <w:tcPr>
            <w:tcW w:w="988" w:type="pct"/>
            <w:tcBorders>
              <w:top w:val="single" w:sz="12" w:space="0" w:color="auto"/>
              <w:bottom w:val="single" w:sz="4" w:space="0" w:color="auto"/>
            </w:tcBorders>
            <w:tcPrChange w:id="464" w:author="JiangLinfeng" w:date="2023-10-20T19:42:00Z">
              <w:tcPr>
                <w:tcW w:w="1022" w:type="pct"/>
                <w:gridSpan w:val="2"/>
                <w:tcBorders>
                  <w:top w:val="single" w:sz="12" w:space="0" w:color="auto"/>
                  <w:bottom w:val="single" w:sz="4" w:space="0" w:color="auto"/>
                </w:tcBorders>
              </w:tcPr>
            </w:tcPrChange>
          </w:tcPr>
          <w:p w14:paraId="38A92545" w14:textId="119D8FFF" w:rsidR="00F27274" w:rsidRPr="00CB2DDD" w:rsidRDefault="00F27274" w:rsidP="00242766">
            <w:pPr>
              <w:spacing w:line="288" w:lineRule="auto"/>
              <w:jc w:val="center"/>
              <w:rPr>
                <w:ins w:id="465" w:author="JiangLinfeng" w:date="2023-10-20T19:30:00Z"/>
                <w:rFonts w:ascii="Times New Roman" w:eastAsia="宋体" w:hAnsi="Times New Roman" w:cs="Times New Roman"/>
                <w:b/>
                <w:szCs w:val="21"/>
              </w:rPr>
            </w:pPr>
            <w:ins w:id="466" w:author="JiangLinfeng" w:date="2023-10-20T19:36:00Z">
              <w:r w:rsidRPr="00CB2DDD">
                <w:rPr>
                  <w:rFonts w:ascii="Times New Roman" w:eastAsia="宋体" w:hAnsi="Times New Roman" w:cs="Times New Roman" w:hint="eastAsia"/>
                  <w:b/>
                  <w:szCs w:val="21"/>
                </w:rPr>
                <w:t>关卡</w:t>
              </w:r>
              <w:r w:rsidRPr="00CB2DDD">
                <w:rPr>
                  <w:rFonts w:ascii="Times New Roman" w:eastAsia="宋体" w:hAnsi="Times New Roman" w:cs="Times New Roman" w:hint="eastAsia"/>
                  <w:b/>
                  <w:szCs w:val="21"/>
                </w:rPr>
                <w:t>2</w:t>
              </w:r>
            </w:ins>
          </w:p>
        </w:tc>
        <w:tc>
          <w:tcPr>
            <w:tcW w:w="927" w:type="pct"/>
            <w:tcBorders>
              <w:top w:val="single" w:sz="12" w:space="0" w:color="auto"/>
              <w:bottom w:val="single" w:sz="4" w:space="0" w:color="auto"/>
            </w:tcBorders>
            <w:tcPrChange w:id="467" w:author="JiangLinfeng" w:date="2023-10-20T19:42:00Z">
              <w:tcPr>
                <w:tcW w:w="958" w:type="pct"/>
                <w:gridSpan w:val="2"/>
                <w:tcBorders>
                  <w:top w:val="single" w:sz="12" w:space="0" w:color="auto"/>
                  <w:bottom w:val="single" w:sz="4" w:space="0" w:color="auto"/>
                </w:tcBorders>
              </w:tcPr>
            </w:tcPrChange>
          </w:tcPr>
          <w:p w14:paraId="4C078E0D" w14:textId="6F264003" w:rsidR="00F27274" w:rsidRPr="00F27274" w:rsidRDefault="00F27274" w:rsidP="00242766">
            <w:pPr>
              <w:spacing w:line="288" w:lineRule="auto"/>
              <w:jc w:val="center"/>
              <w:rPr>
                <w:ins w:id="468" w:author="JiangLinfeng" w:date="2023-10-20T19:30:00Z"/>
                <w:rFonts w:ascii="Times New Roman" w:eastAsia="宋体" w:hAnsi="Times New Roman" w:cs="Times New Roman"/>
                <w:b/>
                <w:szCs w:val="21"/>
              </w:rPr>
            </w:pPr>
            <w:ins w:id="469" w:author="JiangLinfeng" w:date="2023-10-20T19:36:00Z">
              <w:r w:rsidRPr="00F27274">
                <w:rPr>
                  <w:rFonts w:ascii="Times New Roman" w:eastAsia="宋体" w:hAnsi="Times New Roman" w:cs="Times New Roman" w:hint="eastAsia"/>
                  <w:b/>
                  <w:szCs w:val="21"/>
                </w:rPr>
                <w:t>关卡</w:t>
              </w:r>
              <w:r w:rsidRPr="00F27274">
                <w:rPr>
                  <w:rFonts w:ascii="Times New Roman" w:eastAsia="宋体" w:hAnsi="Times New Roman" w:cs="Times New Roman" w:hint="eastAsia"/>
                  <w:b/>
                  <w:szCs w:val="21"/>
                </w:rPr>
                <w:t>3</w:t>
              </w:r>
            </w:ins>
          </w:p>
        </w:tc>
        <w:tc>
          <w:tcPr>
            <w:tcW w:w="927" w:type="pct"/>
            <w:tcBorders>
              <w:top w:val="single" w:sz="12" w:space="0" w:color="auto"/>
              <w:bottom w:val="single" w:sz="4" w:space="0" w:color="auto"/>
            </w:tcBorders>
            <w:tcPrChange w:id="470" w:author="JiangLinfeng" w:date="2023-10-20T19:42:00Z">
              <w:tcPr>
                <w:tcW w:w="958" w:type="pct"/>
                <w:gridSpan w:val="2"/>
                <w:tcBorders>
                  <w:top w:val="single" w:sz="12" w:space="0" w:color="auto"/>
                  <w:bottom w:val="single" w:sz="4" w:space="0" w:color="auto"/>
                </w:tcBorders>
              </w:tcPr>
            </w:tcPrChange>
          </w:tcPr>
          <w:p w14:paraId="58E15539" w14:textId="7481F07F" w:rsidR="00F27274" w:rsidRPr="00F27274" w:rsidRDefault="00F27274" w:rsidP="00242766">
            <w:pPr>
              <w:spacing w:line="288" w:lineRule="auto"/>
              <w:jc w:val="center"/>
              <w:rPr>
                <w:ins w:id="471" w:author="JiangLinfeng" w:date="2023-10-20T19:30:00Z"/>
                <w:rFonts w:ascii="Times New Roman" w:eastAsia="宋体" w:hAnsi="Times New Roman" w:cs="Times New Roman"/>
                <w:b/>
                <w:szCs w:val="21"/>
              </w:rPr>
            </w:pPr>
            <w:ins w:id="472" w:author="JiangLinfeng" w:date="2023-10-20T19:36:00Z">
              <w:r w:rsidRPr="00F27274">
                <w:rPr>
                  <w:rFonts w:ascii="Times New Roman" w:eastAsia="宋体" w:hAnsi="Times New Roman" w:cs="Times New Roman" w:hint="eastAsia"/>
                  <w:b/>
                  <w:szCs w:val="21"/>
                </w:rPr>
                <w:t>关卡</w:t>
              </w:r>
              <w:r w:rsidRPr="00F27274">
                <w:rPr>
                  <w:rFonts w:ascii="Times New Roman" w:eastAsia="宋体" w:hAnsi="Times New Roman" w:cs="Times New Roman" w:hint="eastAsia"/>
                  <w:b/>
                  <w:szCs w:val="21"/>
                </w:rPr>
                <w:t>4</w:t>
              </w:r>
            </w:ins>
          </w:p>
        </w:tc>
        <w:tc>
          <w:tcPr>
            <w:tcW w:w="621" w:type="pct"/>
            <w:tcBorders>
              <w:top w:val="single" w:sz="12" w:space="0" w:color="auto"/>
              <w:bottom w:val="single" w:sz="4" w:space="0" w:color="auto"/>
            </w:tcBorders>
            <w:tcPrChange w:id="473" w:author="JiangLinfeng" w:date="2023-10-20T19:42:00Z">
              <w:tcPr>
                <w:tcW w:w="779" w:type="pct"/>
                <w:gridSpan w:val="2"/>
                <w:tcBorders>
                  <w:top w:val="single" w:sz="12" w:space="0" w:color="auto"/>
                  <w:bottom w:val="single" w:sz="4" w:space="0" w:color="auto"/>
                </w:tcBorders>
              </w:tcPr>
            </w:tcPrChange>
          </w:tcPr>
          <w:p w14:paraId="539F5AD3" w14:textId="47B6F7CB" w:rsidR="00F27274" w:rsidRPr="00F27274" w:rsidRDefault="00F27274" w:rsidP="00242766">
            <w:pPr>
              <w:spacing w:line="288" w:lineRule="auto"/>
              <w:jc w:val="center"/>
              <w:rPr>
                <w:ins w:id="474" w:author="JiangLinfeng" w:date="2023-10-20T19:39:00Z"/>
                <w:rFonts w:ascii="Times New Roman" w:eastAsia="宋体" w:hAnsi="Times New Roman" w:cs="Times New Roman" w:hint="eastAsia"/>
                <w:b/>
                <w:szCs w:val="21"/>
              </w:rPr>
            </w:pPr>
            <w:ins w:id="475" w:author="JiangLinfeng" w:date="2023-10-20T19:39:00Z">
              <w:r>
                <w:rPr>
                  <w:rFonts w:ascii="Times New Roman" w:eastAsia="宋体" w:hAnsi="Times New Roman" w:cs="Times New Roman" w:hint="eastAsia"/>
                  <w:b/>
                  <w:szCs w:val="21"/>
                </w:rPr>
                <w:t>关卡</w:t>
              </w:r>
              <w:r>
                <w:rPr>
                  <w:rFonts w:ascii="Times New Roman" w:eastAsia="宋体" w:hAnsi="Times New Roman" w:cs="Times New Roman" w:hint="eastAsia"/>
                  <w:b/>
                  <w:szCs w:val="21"/>
                </w:rPr>
                <w:t>5</w:t>
              </w:r>
            </w:ins>
          </w:p>
        </w:tc>
      </w:tr>
      <w:tr w:rsidR="00CE3276" w:rsidRPr="00096BA1" w14:paraId="58F176E8" w14:textId="52E85019" w:rsidTr="00910F10">
        <w:trPr>
          <w:trHeight w:val="397"/>
          <w:ins w:id="476" w:author="JiangLinfeng" w:date="2023-10-20T19:30:00Z"/>
          <w:trPrChange w:id="477" w:author="JiangLinfeng" w:date="2023-10-20T19:42:00Z">
            <w:trPr>
              <w:gridAfter w:val="0"/>
              <w:trHeight w:val="749"/>
            </w:trPr>
          </w:trPrChange>
        </w:trPr>
        <w:tc>
          <w:tcPr>
            <w:tcW w:w="906" w:type="pct"/>
            <w:tcBorders>
              <w:top w:val="single" w:sz="4" w:space="0" w:color="auto"/>
            </w:tcBorders>
            <w:tcPrChange w:id="478" w:author="JiangLinfeng" w:date="2023-10-20T19:42:00Z">
              <w:tcPr>
                <w:tcW w:w="939" w:type="pct"/>
                <w:gridSpan w:val="2"/>
                <w:tcBorders>
                  <w:top w:val="single" w:sz="4" w:space="0" w:color="auto"/>
                </w:tcBorders>
              </w:tcPr>
            </w:tcPrChange>
          </w:tcPr>
          <w:p w14:paraId="31099F66" w14:textId="1DF0C111" w:rsidR="00F27274" w:rsidRPr="00CB2DDD" w:rsidRDefault="00F27274" w:rsidP="00242766">
            <w:pPr>
              <w:spacing w:line="288" w:lineRule="auto"/>
              <w:jc w:val="center"/>
              <w:rPr>
                <w:ins w:id="479" w:author="JiangLinfeng" w:date="2023-10-20T19:30:00Z"/>
                <w:rFonts w:ascii="Times New Roman" w:eastAsia="宋体" w:hAnsi="Times New Roman" w:cs="Times New Roman"/>
                <w:b/>
                <w:szCs w:val="21"/>
              </w:rPr>
            </w:pPr>
            <w:ins w:id="480" w:author="JiangLinfeng" w:date="2023-10-20T19:37:00Z">
              <w:r w:rsidRPr="00CB2DDD">
                <w:rPr>
                  <w:rFonts w:ascii="Times New Roman" w:eastAsia="宋体" w:hAnsi="Times New Roman" w:cs="Times New Roman" w:hint="eastAsia"/>
                  <w:b/>
                  <w:szCs w:val="21"/>
                </w:rPr>
                <w:t>低</w:t>
              </w:r>
            </w:ins>
          </w:p>
        </w:tc>
        <w:tc>
          <w:tcPr>
            <w:tcW w:w="631" w:type="pct"/>
            <w:tcBorders>
              <w:top w:val="single" w:sz="4" w:space="0" w:color="auto"/>
            </w:tcBorders>
            <w:tcPrChange w:id="481" w:author="JiangLinfeng" w:date="2023-10-20T19:42:00Z">
              <w:tcPr>
                <w:tcW w:w="344" w:type="pct"/>
                <w:tcBorders>
                  <w:top w:val="single" w:sz="4" w:space="0" w:color="auto"/>
                </w:tcBorders>
              </w:tcPr>
            </w:tcPrChange>
          </w:tcPr>
          <w:p w14:paraId="5934E452" w14:textId="2DF5795C" w:rsidR="00F27274" w:rsidRPr="00CB2DDD" w:rsidRDefault="00F27274" w:rsidP="00242766">
            <w:pPr>
              <w:spacing w:line="288" w:lineRule="auto"/>
              <w:jc w:val="center"/>
              <w:rPr>
                <w:ins w:id="482" w:author="JiangLinfeng" w:date="2023-10-20T19:30:00Z"/>
                <w:rFonts w:ascii="Times New Roman" w:eastAsia="宋体" w:hAnsi="Times New Roman" w:cs="Times New Roman"/>
                <w:bCs/>
                <w:szCs w:val="21"/>
              </w:rPr>
            </w:pPr>
            <w:ins w:id="483" w:author="JiangLinfeng" w:date="2023-10-20T19:37:00Z">
              <w:r w:rsidRPr="00CB2DDD">
                <w:rPr>
                  <w:rFonts w:ascii="Times New Roman" w:eastAsia="宋体" w:hAnsi="Times New Roman" w:cs="Times New Roman"/>
                  <w:bCs/>
                  <w:szCs w:val="21"/>
                </w:rPr>
                <w:t>0</w:t>
              </w:r>
              <w:r w:rsidRPr="00CB2DDD">
                <w:rPr>
                  <w:rFonts w:ascii="Times New Roman" w:eastAsia="宋体" w:hAnsi="Times New Roman" w:cs="Times New Roman" w:hint="eastAsia"/>
                  <w:bCs/>
                  <w:szCs w:val="21"/>
                </w:rPr>
                <w:t>.7</w:t>
              </w:r>
              <w:r w:rsidRPr="00CB2DDD">
                <w:rPr>
                  <w:rFonts w:ascii="Times New Roman" w:eastAsia="宋体" w:hAnsi="Times New Roman" w:cs="Times New Roman"/>
                  <w:bCs/>
                  <w:szCs w:val="21"/>
                </w:rPr>
                <w:t>5</w:t>
              </w:r>
            </w:ins>
            <w:ins w:id="484" w:author="JiangLinfeng" w:date="2023-10-20T19:30:00Z">
              <w:r w:rsidRPr="00CB2DDD">
                <w:rPr>
                  <w:rFonts w:ascii="Times New Roman" w:eastAsia="宋体" w:hAnsi="Times New Roman" w:cs="Times New Roman"/>
                  <w:bCs/>
                  <w:szCs w:val="21"/>
                </w:rPr>
                <w:t>±</w:t>
              </w:r>
            </w:ins>
            <w:ins w:id="485" w:author="JiangLinfeng" w:date="2023-10-20T19:37:00Z">
              <w:r w:rsidRPr="00CB2DDD">
                <w:rPr>
                  <w:rFonts w:ascii="Times New Roman" w:eastAsia="宋体" w:hAnsi="Times New Roman" w:cs="Times New Roman"/>
                  <w:bCs/>
                  <w:szCs w:val="21"/>
                </w:rPr>
                <w:t>0</w:t>
              </w:r>
            </w:ins>
            <w:ins w:id="486" w:author="JiangLinfeng" w:date="2023-10-20T19:30:00Z">
              <w:r w:rsidRPr="00CB2DDD">
                <w:rPr>
                  <w:rFonts w:ascii="Times New Roman" w:eastAsia="宋体" w:hAnsi="Times New Roman" w:cs="Times New Roman"/>
                  <w:bCs/>
                  <w:szCs w:val="21"/>
                </w:rPr>
                <w:t>.</w:t>
              </w:r>
            </w:ins>
            <w:ins w:id="487" w:author="JiangLinfeng" w:date="2023-10-20T19:37:00Z">
              <w:r w:rsidRPr="00CB2DDD">
                <w:rPr>
                  <w:rFonts w:ascii="Times New Roman" w:eastAsia="宋体" w:hAnsi="Times New Roman" w:cs="Times New Roman"/>
                  <w:bCs/>
                  <w:szCs w:val="21"/>
                </w:rPr>
                <w:t>16</w:t>
              </w:r>
            </w:ins>
          </w:p>
        </w:tc>
        <w:tc>
          <w:tcPr>
            <w:tcW w:w="988" w:type="pct"/>
            <w:tcBorders>
              <w:top w:val="single" w:sz="4" w:space="0" w:color="auto"/>
            </w:tcBorders>
            <w:tcPrChange w:id="488" w:author="JiangLinfeng" w:date="2023-10-20T19:42:00Z">
              <w:tcPr>
                <w:tcW w:w="1022" w:type="pct"/>
                <w:gridSpan w:val="2"/>
                <w:tcBorders>
                  <w:top w:val="single" w:sz="4" w:space="0" w:color="auto"/>
                </w:tcBorders>
              </w:tcPr>
            </w:tcPrChange>
          </w:tcPr>
          <w:p w14:paraId="5D27F694" w14:textId="165FE37D" w:rsidR="00F27274" w:rsidRPr="00F27274" w:rsidRDefault="00910F10" w:rsidP="00242766">
            <w:pPr>
              <w:spacing w:line="288" w:lineRule="auto"/>
              <w:jc w:val="center"/>
              <w:rPr>
                <w:ins w:id="489" w:author="JiangLinfeng" w:date="2023-10-20T19:30:00Z"/>
                <w:rFonts w:ascii="Times New Roman" w:eastAsia="宋体" w:hAnsi="Times New Roman" w:cs="Times New Roman"/>
                <w:bCs/>
                <w:szCs w:val="21"/>
              </w:rPr>
            </w:pPr>
            <w:ins w:id="490" w:author="JiangLinfeng" w:date="2023-10-20T19:42:00Z">
              <w:r>
                <w:rPr>
                  <w:rFonts w:ascii="Times New Roman" w:eastAsia="宋体" w:hAnsi="Times New Roman" w:cs="Times New Roman"/>
                  <w:bCs/>
                  <w:szCs w:val="21"/>
                </w:rPr>
                <w:t>0</w:t>
              </w:r>
            </w:ins>
            <w:ins w:id="491" w:author="JiangLinfeng" w:date="2023-10-20T19:30:00Z">
              <w:r w:rsidR="00F27274" w:rsidRPr="00F27274">
                <w:rPr>
                  <w:rFonts w:ascii="Times New Roman" w:eastAsia="宋体" w:hAnsi="Times New Roman" w:cs="Times New Roman"/>
                  <w:bCs/>
                  <w:szCs w:val="21"/>
                </w:rPr>
                <w:t>.</w:t>
              </w:r>
            </w:ins>
            <w:ins w:id="492" w:author="JiangLinfeng" w:date="2023-10-20T19:42:00Z">
              <w:r>
                <w:rPr>
                  <w:rFonts w:ascii="Times New Roman" w:eastAsia="宋体" w:hAnsi="Times New Roman" w:cs="Times New Roman"/>
                  <w:bCs/>
                  <w:szCs w:val="21"/>
                </w:rPr>
                <w:t>80</w:t>
              </w:r>
            </w:ins>
            <w:ins w:id="493" w:author="JiangLinfeng" w:date="2023-10-20T19:30:00Z">
              <w:r w:rsidR="00F27274" w:rsidRPr="00F27274">
                <w:rPr>
                  <w:rFonts w:ascii="Times New Roman" w:eastAsia="宋体" w:hAnsi="Times New Roman" w:cs="Times New Roman"/>
                  <w:bCs/>
                  <w:szCs w:val="21"/>
                </w:rPr>
                <w:t>±</w:t>
              </w:r>
            </w:ins>
            <w:ins w:id="494" w:author="JiangLinfeng" w:date="2023-10-20T19:42:00Z">
              <w:r>
                <w:rPr>
                  <w:rFonts w:ascii="Times New Roman" w:eastAsia="宋体" w:hAnsi="Times New Roman" w:cs="Times New Roman"/>
                  <w:bCs/>
                  <w:szCs w:val="21"/>
                </w:rPr>
                <w:t>0</w:t>
              </w:r>
            </w:ins>
            <w:ins w:id="495" w:author="JiangLinfeng" w:date="2023-10-20T19:30:00Z">
              <w:r w:rsidR="00F27274" w:rsidRPr="00F27274">
                <w:rPr>
                  <w:rFonts w:ascii="Times New Roman" w:eastAsia="宋体" w:hAnsi="Times New Roman" w:cs="Times New Roman"/>
                  <w:bCs/>
                  <w:szCs w:val="21"/>
                </w:rPr>
                <w:t>.</w:t>
              </w:r>
            </w:ins>
            <w:ins w:id="496" w:author="JiangLinfeng" w:date="2023-10-20T19:42:00Z">
              <w:r>
                <w:rPr>
                  <w:rFonts w:ascii="Times New Roman" w:eastAsia="宋体" w:hAnsi="Times New Roman" w:cs="Times New Roman"/>
                  <w:bCs/>
                  <w:szCs w:val="21"/>
                </w:rPr>
                <w:t>20</w:t>
              </w:r>
            </w:ins>
          </w:p>
        </w:tc>
        <w:tc>
          <w:tcPr>
            <w:tcW w:w="927" w:type="pct"/>
            <w:tcBorders>
              <w:top w:val="single" w:sz="4" w:space="0" w:color="auto"/>
            </w:tcBorders>
            <w:tcPrChange w:id="497" w:author="JiangLinfeng" w:date="2023-10-20T19:42:00Z">
              <w:tcPr>
                <w:tcW w:w="958" w:type="pct"/>
                <w:gridSpan w:val="2"/>
                <w:tcBorders>
                  <w:top w:val="single" w:sz="4" w:space="0" w:color="auto"/>
                </w:tcBorders>
              </w:tcPr>
            </w:tcPrChange>
          </w:tcPr>
          <w:p w14:paraId="612B6EF8" w14:textId="6C353516" w:rsidR="00F27274" w:rsidRPr="00CE3276" w:rsidRDefault="00910F10" w:rsidP="00242766">
            <w:pPr>
              <w:spacing w:line="288" w:lineRule="auto"/>
              <w:jc w:val="center"/>
              <w:rPr>
                <w:ins w:id="498" w:author="JiangLinfeng" w:date="2023-10-20T19:30:00Z"/>
                <w:rFonts w:ascii="Times New Roman" w:eastAsia="宋体" w:hAnsi="Times New Roman" w:cs="Times New Roman"/>
                <w:bCs/>
                <w:szCs w:val="21"/>
              </w:rPr>
            </w:pPr>
            <w:ins w:id="499" w:author="JiangLinfeng" w:date="2023-10-20T19:42:00Z">
              <w:r>
                <w:rPr>
                  <w:rFonts w:ascii="Times New Roman" w:eastAsia="宋体" w:hAnsi="Times New Roman" w:cs="Times New Roman"/>
                  <w:bCs/>
                  <w:szCs w:val="21"/>
                </w:rPr>
                <w:t>0</w:t>
              </w:r>
            </w:ins>
            <w:ins w:id="500" w:author="JiangLinfeng" w:date="2023-10-20T19:30:00Z">
              <w:r w:rsidR="00F27274" w:rsidRPr="008745C9">
                <w:rPr>
                  <w:rFonts w:ascii="Times New Roman" w:eastAsia="宋体" w:hAnsi="Times New Roman" w:cs="Times New Roman"/>
                  <w:bCs/>
                  <w:szCs w:val="21"/>
                </w:rPr>
                <w:t>.</w:t>
              </w:r>
            </w:ins>
            <w:ins w:id="501" w:author="JiangLinfeng" w:date="2023-10-20T19:43:00Z">
              <w:r w:rsidR="00B92614">
                <w:rPr>
                  <w:rFonts w:ascii="Times New Roman" w:eastAsia="宋体" w:hAnsi="Times New Roman" w:cs="Times New Roman"/>
                  <w:bCs/>
                  <w:szCs w:val="21"/>
                </w:rPr>
                <w:t>71</w:t>
              </w:r>
            </w:ins>
            <w:ins w:id="502" w:author="JiangLinfeng" w:date="2023-10-20T19:30:00Z">
              <w:r w:rsidR="00F27274" w:rsidRPr="008745C9">
                <w:rPr>
                  <w:rFonts w:ascii="Times New Roman" w:eastAsia="宋体" w:hAnsi="Times New Roman" w:cs="Times New Roman"/>
                  <w:bCs/>
                  <w:szCs w:val="21"/>
                </w:rPr>
                <w:t>±</w:t>
              </w:r>
            </w:ins>
            <w:ins w:id="503" w:author="JiangLinfeng" w:date="2023-10-20T19:43:00Z">
              <w:r w:rsidR="00B92614">
                <w:rPr>
                  <w:rFonts w:ascii="Times New Roman" w:eastAsia="宋体" w:hAnsi="Times New Roman" w:cs="Times New Roman"/>
                  <w:bCs/>
                  <w:szCs w:val="21"/>
                </w:rPr>
                <w:t>0</w:t>
              </w:r>
            </w:ins>
            <w:ins w:id="504" w:author="JiangLinfeng" w:date="2023-10-20T19:30:00Z">
              <w:r w:rsidR="00F27274" w:rsidRPr="008745C9">
                <w:rPr>
                  <w:rFonts w:ascii="Times New Roman" w:eastAsia="宋体" w:hAnsi="Times New Roman" w:cs="Times New Roman"/>
                  <w:bCs/>
                  <w:szCs w:val="21"/>
                </w:rPr>
                <w:t>.</w:t>
              </w:r>
            </w:ins>
            <w:ins w:id="505" w:author="JiangLinfeng" w:date="2023-10-20T19:43:00Z">
              <w:r w:rsidR="00B92614">
                <w:rPr>
                  <w:rFonts w:ascii="Times New Roman" w:eastAsia="宋体" w:hAnsi="Times New Roman" w:cs="Times New Roman"/>
                  <w:bCs/>
                  <w:szCs w:val="21"/>
                </w:rPr>
                <w:t>32</w:t>
              </w:r>
            </w:ins>
          </w:p>
        </w:tc>
        <w:tc>
          <w:tcPr>
            <w:tcW w:w="927" w:type="pct"/>
            <w:tcBorders>
              <w:top w:val="single" w:sz="4" w:space="0" w:color="auto"/>
            </w:tcBorders>
            <w:tcPrChange w:id="506" w:author="JiangLinfeng" w:date="2023-10-20T19:42:00Z">
              <w:tcPr>
                <w:tcW w:w="958" w:type="pct"/>
                <w:gridSpan w:val="2"/>
                <w:tcBorders>
                  <w:top w:val="single" w:sz="4" w:space="0" w:color="auto"/>
                </w:tcBorders>
              </w:tcPr>
            </w:tcPrChange>
          </w:tcPr>
          <w:p w14:paraId="5A4D0CD0" w14:textId="5D3343EC" w:rsidR="00F27274" w:rsidRPr="00CE3276" w:rsidRDefault="00926824" w:rsidP="00242766">
            <w:pPr>
              <w:spacing w:line="288" w:lineRule="auto"/>
              <w:jc w:val="center"/>
              <w:rPr>
                <w:ins w:id="507" w:author="JiangLinfeng" w:date="2023-10-20T19:30:00Z"/>
                <w:rFonts w:ascii="Times New Roman" w:eastAsia="宋体" w:hAnsi="Times New Roman" w:cs="Times New Roman"/>
                <w:bCs/>
                <w:szCs w:val="21"/>
              </w:rPr>
            </w:pPr>
            <w:ins w:id="508" w:author="JiangLinfeng" w:date="2023-10-20T19:43:00Z">
              <w:r>
                <w:rPr>
                  <w:rFonts w:ascii="Times New Roman" w:eastAsia="宋体" w:hAnsi="Times New Roman" w:cs="Times New Roman"/>
                  <w:bCs/>
                  <w:szCs w:val="21"/>
                </w:rPr>
                <w:t>0</w:t>
              </w:r>
            </w:ins>
            <w:ins w:id="509" w:author="JiangLinfeng" w:date="2023-10-20T19:30:00Z">
              <w:r w:rsidR="00F27274" w:rsidRPr="00CE3276">
                <w:rPr>
                  <w:rFonts w:ascii="Times New Roman" w:eastAsia="宋体" w:hAnsi="Times New Roman" w:cs="Times New Roman"/>
                  <w:bCs/>
                  <w:szCs w:val="21"/>
                </w:rPr>
                <w:t>.</w:t>
              </w:r>
            </w:ins>
            <w:ins w:id="510" w:author="JiangLinfeng" w:date="2023-10-20T19:43:00Z">
              <w:r w:rsidR="00051E1E">
                <w:rPr>
                  <w:rFonts w:ascii="Times New Roman" w:eastAsia="宋体" w:hAnsi="Times New Roman" w:cs="Times New Roman"/>
                  <w:bCs/>
                  <w:szCs w:val="21"/>
                </w:rPr>
                <w:t>78</w:t>
              </w:r>
            </w:ins>
            <w:ins w:id="511" w:author="JiangLinfeng" w:date="2023-10-20T19:30:00Z">
              <w:r w:rsidR="00F27274" w:rsidRPr="00CE3276">
                <w:rPr>
                  <w:rFonts w:ascii="Times New Roman" w:eastAsia="宋体" w:hAnsi="Times New Roman" w:cs="Times New Roman"/>
                  <w:bCs/>
                  <w:szCs w:val="21"/>
                </w:rPr>
                <w:t>±</w:t>
              </w:r>
            </w:ins>
            <w:ins w:id="512" w:author="JiangLinfeng" w:date="2023-10-20T19:43:00Z">
              <w:r w:rsidR="00051E1E">
                <w:rPr>
                  <w:rFonts w:ascii="Times New Roman" w:eastAsia="宋体" w:hAnsi="Times New Roman" w:cs="Times New Roman"/>
                  <w:bCs/>
                  <w:szCs w:val="21"/>
                </w:rPr>
                <w:t>0</w:t>
              </w:r>
            </w:ins>
            <w:ins w:id="513" w:author="JiangLinfeng" w:date="2023-10-20T19:30:00Z">
              <w:r w:rsidR="00F27274" w:rsidRPr="00CE3276">
                <w:rPr>
                  <w:rFonts w:ascii="Times New Roman" w:eastAsia="宋体" w:hAnsi="Times New Roman" w:cs="Times New Roman"/>
                  <w:bCs/>
                  <w:szCs w:val="21"/>
                </w:rPr>
                <w:t>.</w:t>
              </w:r>
            </w:ins>
            <w:ins w:id="514" w:author="JiangLinfeng" w:date="2023-10-20T19:44:00Z">
              <w:r w:rsidR="00051E1E">
                <w:rPr>
                  <w:rFonts w:ascii="Times New Roman" w:eastAsia="宋体" w:hAnsi="Times New Roman" w:cs="Times New Roman"/>
                  <w:bCs/>
                  <w:szCs w:val="21"/>
                </w:rPr>
                <w:t>18</w:t>
              </w:r>
            </w:ins>
          </w:p>
        </w:tc>
        <w:tc>
          <w:tcPr>
            <w:tcW w:w="621" w:type="pct"/>
            <w:tcBorders>
              <w:top w:val="single" w:sz="4" w:space="0" w:color="auto"/>
            </w:tcBorders>
            <w:tcPrChange w:id="515" w:author="JiangLinfeng" w:date="2023-10-20T19:42:00Z">
              <w:tcPr>
                <w:tcW w:w="779" w:type="pct"/>
                <w:gridSpan w:val="2"/>
                <w:tcBorders>
                  <w:top w:val="single" w:sz="4" w:space="0" w:color="auto"/>
                </w:tcBorders>
              </w:tcPr>
            </w:tcPrChange>
          </w:tcPr>
          <w:p w14:paraId="3555BF40" w14:textId="05A32C87" w:rsidR="00F27274" w:rsidRPr="00CE3276" w:rsidRDefault="00910F10" w:rsidP="00242766">
            <w:pPr>
              <w:spacing w:line="288" w:lineRule="auto"/>
              <w:jc w:val="center"/>
              <w:rPr>
                <w:ins w:id="516" w:author="JiangLinfeng" w:date="2023-10-20T19:39:00Z"/>
                <w:rFonts w:ascii="Times New Roman" w:eastAsia="宋体" w:hAnsi="Times New Roman" w:cs="Times New Roman"/>
                <w:bCs/>
                <w:szCs w:val="21"/>
              </w:rPr>
            </w:pPr>
            <w:ins w:id="517" w:author="JiangLinfeng" w:date="2023-10-20T19:41:00Z">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18" w:author="JiangLinfeng" w:date="2023-10-20T19:44:00Z">
              <w:r w:rsidR="00051E1E">
                <w:rPr>
                  <w:rFonts w:ascii="Times New Roman" w:eastAsia="宋体" w:hAnsi="Times New Roman" w:cs="Times New Roman"/>
                  <w:bCs/>
                  <w:szCs w:val="21"/>
                </w:rPr>
                <w:t>53</w:t>
              </w:r>
            </w:ins>
            <w:ins w:id="519" w:author="JiangLinfeng" w:date="2023-10-20T19:41:00Z">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20" w:author="JiangLinfeng" w:date="2023-10-20T19:44:00Z">
              <w:r w:rsidR="00051E1E">
                <w:rPr>
                  <w:rFonts w:ascii="Times New Roman" w:eastAsia="宋体" w:hAnsi="Times New Roman" w:cs="Times New Roman"/>
                  <w:bCs/>
                  <w:szCs w:val="21"/>
                </w:rPr>
                <w:t>27</w:t>
              </w:r>
            </w:ins>
          </w:p>
        </w:tc>
      </w:tr>
      <w:tr w:rsidR="00CE3276" w:rsidRPr="00096BA1" w14:paraId="25556760" w14:textId="292E496D" w:rsidTr="00910F10">
        <w:trPr>
          <w:trHeight w:val="397"/>
          <w:ins w:id="521" w:author="JiangLinfeng" w:date="2023-10-20T19:30:00Z"/>
          <w:trPrChange w:id="522" w:author="JiangLinfeng" w:date="2023-10-20T19:42:00Z">
            <w:trPr>
              <w:gridAfter w:val="0"/>
              <w:trHeight w:val="749"/>
            </w:trPr>
          </w:trPrChange>
        </w:trPr>
        <w:tc>
          <w:tcPr>
            <w:tcW w:w="906" w:type="pct"/>
            <w:tcPrChange w:id="523" w:author="JiangLinfeng" w:date="2023-10-20T19:42:00Z">
              <w:tcPr>
                <w:tcW w:w="939" w:type="pct"/>
                <w:gridSpan w:val="2"/>
              </w:tcPr>
            </w:tcPrChange>
          </w:tcPr>
          <w:p w14:paraId="426B78F9" w14:textId="3E6B7330" w:rsidR="00F27274" w:rsidRPr="00CB2DDD" w:rsidRDefault="00F27274" w:rsidP="00242766">
            <w:pPr>
              <w:spacing w:line="288" w:lineRule="auto"/>
              <w:jc w:val="center"/>
              <w:rPr>
                <w:ins w:id="524" w:author="JiangLinfeng" w:date="2023-10-20T19:30:00Z"/>
                <w:rFonts w:ascii="Times New Roman" w:eastAsia="宋体" w:hAnsi="Times New Roman" w:cs="Times New Roman"/>
                <w:b/>
                <w:szCs w:val="21"/>
              </w:rPr>
            </w:pPr>
            <w:ins w:id="525" w:author="JiangLinfeng" w:date="2023-10-20T19:37:00Z">
              <w:r w:rsidRPr="00CB2DDD">
                <w:rPr>
                  <w:rFonts w:ascii="Times New Roman" w:eastAsia="宋体" w:hAnsi="Times New Roman" w:cs="Times New Roman" w:hint="eastAsia"/>
                  <w:b/>
                  <w:szCs w:val="21"/>
                </w:rPr>
                <w:t>中</w:t>
              </w:r>
            </w:ins>
          </w:p>
        </w:tc>
        <w:tc>
          <w:tcPr>
            <w:tcW w:w="631" w:type="pct"/>
            <w:tcPrChange w:id="526" w:author="JiangLinfeng" w:date="2023-10-20T19:42:00Z">
              <w:tcPr>
                <w:tcW w:w="344" w:type="pct"/>
              </w:tcPr>
            </w:tcPrChange>
          </w:tcPr>
          <w:p w14:paraId="300CC85E" w14:textId="3F52765A" w:rsidR="00F27274" w:rsidRPr="00F27274" w:rsidRDefault="00CE3276" w:rsidP="00242766">
            <w:pPr>
              <w:spacing w:line="288" w:lineRule="auto"/>
              <w:jc w:val="center"/>
              <w:rPr>
                <w:ins w:id="527" w:author="JiangLinfeng" w:date="2023-10-20T19:30:00Z"/>
                <w:rFonts w:ascii="Times New Roman" w:eastAsia="宋体" w:hAnsi="Times New Roman" w:cs="Times New Roman"/>
                <w:bCs/>
                <w:szCs w:val="21"/>
              </w:rPr>
            </w:pPr>
            <w:ins w:id="528" w:author="JiangLinfeng" w:date="2023-10-20T19:41:00Z">
              <w:r>
                <w:rPr>
                  <w:rFonts w:ascii="Times New Roman" w:eastAsia="宋体" w:hAnsi="Times New Roman" w:cs="Times New Roman"/>
                  <w:bCs/>
                  <w:szCs w:val="21"/>
                </w:rPr>
                <w:t>0</w:t>
              </w:r>
            </w:ins>
            <w:ins w:id="529" w:author="JiangLinfeng" w:date="2023-10-20T19:30:00Z">
              <w:r w:rsidR="00F27274" w:rsidRPr="00CB2DDD">
                <w:rPr>
                  <w:rFonts w:ascii="Times New Roman" w:eastAsia="宋体" w:hAnsi="Times New Roman" w:cs="Times New Roman"/>
                  <w:bCs/>
                  <w:szCs w:val="21"/>
                </w:rPr>
                <w:t>.</w:t>
              </w:r>
            </w:ins>
            <w:ins w:id="530" w:author="JiangLinfeng" w:date="2023-10-20T19:41:00Z">
              <w:r w:rsidR="00910F10">
                <w:rPr>
                  <w:rFonts w:ascii="Times New Roman" w:eastAsia="宋体" w:hAnsi="Times New Roman" w:cs="Times New Roman"/>
                  <w:bCs/>
                  <w:szCs w:val="21"/>
                </w:rPr>
                <w:t>39</w:t>
              </w:r>
            </w:ins>
            <w:ins w:id="531" w:author="JiangLinfeng" w:date="2023-10-20T19:30:00Z">
              <w:r w:rsidR="00F27274" w:rsidRPr="00CB2DDD">
                <w:rPr>
                  <w:rFonts w:ascii="Times New Roman" w:eastAsia="宋体" w:hAnsi="Times New Roman" w:cs="Times New Roman"/>
                  <w:bCs/>
                  <w:szCs w:val="21"/>
                </w:rPr>
                <w:t>±</w:t>
              </w:r>
            </w:ins>
            <w:ins w:id="532" w:author="JiangLinfeng" w:date="2023-10-20T19:41:00Z">
              <w:r w:rsidR="00910F10">
                <w:rPr>
                  <w:rFonts w:ascii="Times New Roman" w:eastAsia="宋体" w:hAnsi="Times New Roman" w:cs="Times New Roman"/>
                  <w:bCs/>
                  <w:szCs w:val="21"/>
                </w:rPr>
                <w:t>0</w:t>
              </w:r>
            </w:ins>
            <w:ins w:id="533" w:author="JiangLinfeng" w:date="2023-10-20T19:30:00Z">
              <w:r w:rsidR="00F27274" w:rsidRPr="00CB2DDD">
                <w:rPr>
                  <w:rFonts w:ascii="Times New Roman" w:eastAsia="宋体" w:hAnsi="Times New Roman" w:cs="Times New Roman"/>
                  <w:bCs/>
                  <w:szCs w:val="21"/>
                </w:rPr>
                <w:t>.</w:t>
              </w:r>
            </w:ins>
            <w:ins w:id="534" w:author="JiangLinfeng" w:date="2023-10-20T19:41:00Z">
              <w:r w:rsidR="00910F10">
                <w:rPr>
                  <w:rFonts w:ascii="Times New Roman" w:eastAsia="宋体" w:hAnsi="Times New Roman" w:cs="Times New Roman"/>
                  <w:bCs/>
                  <w:szCs w:val="21"/>
                </w:rPr>
                <w:t>26</w:t>
              </w:r>
            </w:ins>
          </w:p>
        </w:tc>
        <w:tc>
          <w:tcPr>
            <w:tcW w:w="988" w:type="pct"/>
            <w:tcPrChange w:id="535" w:author="JiangLinfeng" w:date="2023-10-20T19:42:00Z">
              <w:tcPr>
                <w:tcW w:w="1022" w:type="pct"/>
                <w:gridSpan w:val="2"/>
              </w:tcPr>
            </w:tcPrChange>
          </w:tcPr>
          <w:p w14:paraId="756F84CE" w14:textId="31EAC640" w:rsidR="00F27274" w:rsidRPr="00F27274" w:rsidRDefault="00910F10" w:rsidP="00242766">
            <w:pPr>
              <w:spacing w:line="288" w:lineRule="auto"/>
              <w:jc w:val="center"/>
              <w:rPr>
                <w:ins w:id="536" w:author="JiangLinfeng" w:date="2023-10-20T19:30:00Z"/>
                <w:rFonts w:ascii="Times New Roman" w:eastAsia="宋体" w:hAnsi="Times New Roman" w:cs="Times New Roman"/>
                <w:bCs/>
                <w:szCs w:val="21"/>
              </w:rPr>
            </w:pPr>
            <w:ins w:id="537" w:author="JiangLinfeng" w:date="2023-10-20T19:42:00Z">
              <w:r>
                <w:rPr>
                  <w:rFonts w:ascii="Times New Roman" w:eastAsia="宋体" w:hAnsi="Times New Roman" w:cs="Times New Roman"/>
                  <w:bCs/>
                  <w:szCs w:val="21"/>
                </w:rPr>
                <w:t>0</w:t>
              </w:r>
            </w:ins>
            <w:ins w:id="538" w:author="JiangLinfeng" w:date="2023-10-20T19:30:00Z">
              <w:r w:rsidR="00F27274" w:rsidRPr="00F27274">
                <w:rPr>
                  <w:rFonts w:ascii="Times New Roman" w:eastAsia="宋体" w:hAnsi="Times New Roman" w:cs="Times New Roman"/>
                  <w:bCs/>
                  <w:szCs w:val="21"/>
                </w:rPr>
                <w:t>.</w:t>
              </w:r>
            </w:ins>
            <w:ins w:id="539" w:author="JiangLinfeng" w:date="2023-10-20T19:42:00Z">
              <w:r>
                <w:rPr>
                  <w:rFonts w:ascii="Times New Roman" w:eastAsia="宋体" w:hAnsi="Times New Roman" w:cs="Times New Roman"/>
                  <w:bCs/>
                  <w:szCs w:val="21"/>
                </w:rPr>
                <w:t>69</w:t>
              </w:r>
            </w:ins>
            <w:ins w:id="540" w:author="JiangLinfeng" w:date="2023-10-20T19:30:00Z">
              <w:r w:rsidR="00F27274" w:rsidRPr="00F27274">
                <w:rPr>
                  <w:rFonts w:ascii="Times New Roman" w:eastAsia="宋体" w:hAnsi="Times New Roman" w:cs="Times New Roman"/>
                  <w:bCs/>
                  <w:szCs w:val="21"/>
                </w:rPr>
                <w:t>±</w:t>
              </w:r>
            </w:ins>
            <w:ins w:id="541" w:author="JiangLinfeng" w:date="2023-10-20T19:42:00Z">
              <w:r>
                <w:rPr>
                  <w:rFonts w:ascii="Times New Roman" w:eastAsia="宋体" w:hAnsi="Times New Roman" w:cs="Times New Roman"/>
                  <w:bCs/>
                  <w:szCs w:val="21"/>
                </w:rPr>
                <w:t>0</w:t>
              </w:r>
            </w:ins>
            <w:ins w:id="542" w:author="JiangLinfeng" w:date="2023-10-20T19:30:00Z">
              <w:r w:rsidR="00F27274" w:rsidRPr="00F27274">
                <w:rPr>
                  <w:rFonts w:ascii="Times New Roman" w:eastAsia="宋体" w:hAnsi="Times New Roman" w:cs="Times New Roman"/>
                  <w:bCs/>
                  <w:szCs w:val="21"/>
                </w:rPr>
                <w:t>.</w:t>
              </w:r>
            </w:ins>
            <w:ins w:id="543" w:author="JiangLinfeng" w:date="2023-10-20T19:42:00Z">
              <w:r>
                <w:rPr>
                  <w:rFonts w:ascii="Times New Roman" w:eastAsia="宋体" w:hAnsi="Times New Roman" w:cs="Times New Roman"/>
                  <w:bCs/>
                  <w:szCs w:val="21"/>
                </w:rPr>
                <w:t>29</w:t>
              </w:r>
            </w:ins>
          </w:p>
        </w:tc>
        <w:tc>
          <w:tcPr>
            <w:tcW w:w="927" w:type="pct"/>
            <w:tcPrChange w:id="544" w:author="JiangLinfeng" w:date="2023-10-20T19:42:00Z">
              <w:tcPr>
                <w:tcW w:w="958" w:type="pct"/>
                <w:gridSpan w:val="2"/>
              </w:tcPr>
            </w:tcPrChange>
          </w:tcPr>
          <w:p w14:paraId="5246B7B0" w14:textId="41F3B4FF" w:rsidR="00F27274" w:rsidRPr="00F27274" w:rsidRDefault="00B92614" w:rsidP="00242766">
            <w:pPr>
              <w:spacing w:line="288" w:lineRule="auto"/>
              <w:jc w:val="center"/>
              <w:rPr>
                <w:ins w:id="545" w:author="JiangLinfeng" w:date="2023-10-20T19:30:00Z"/>
                <w:rFonts w:ascii="Times New Roman" w:eastAsia="宋体" w:hAnsi="Times New Roman" w:cs="Times New Roman"/>
                <w:bCs/>
                <w:szCs w:val="21"/>
              </w:rPr>
            </w:pPr>
            <w:ins w:id="546" w:author="JiangLinfeng" w:date="2023-10-20T19:43:00Z">
              <w:r>
                <w:rPr>
                  <w:rFonts w:ascii="Times New Roman" w:eastAsia="宋体" w:hAnsi="Times New Roman" w:cs="Times New Roman"/>
                  <w:bCs/>
                  <w:szCs w:val="21"/>
                </w:rPr>
                <w:t>0</w:t>
              </w:r>
            </w:ins>
            <w:ins w:id="547" w:author="JiangLinfeng" w:date="2023-10-20T19:30:00Z">
              <w:r w:rsidR="00F27274" w:rsidRPr="00F27274">
                <w:rPr>
                  <w:rFonts w:ascii="Times New Roman" w:eastAsia="宋体" w:hAnsi="Times New Roman" w:cs="Times New Roman"/>
                  <w:bCs/>
                  <w:szCs w:val="21"/>
                </w:rPr>
                <w:t>.</w:t>
              </w:r>
            </w:ins>
            <w:ins w:id="548" w:author="JiangLinfeng" w:date="2023-10-20T19:43:00Z">
              <w:r>
                <w:rPr>
                  <w:rFonts w:ascii="Times New Roman" w:eastAsia="宋体" w:hAnsi="Times New Roman" w:cs="Times New Roman"/>
                  <w:bCs/>
                  <w:szCs w:val="21"/>
                </w:rPr>
                <w:t>68</w:t>
              </w:r>
            </w:ins>
            <w:ins w:id="549" w:author="JiangLinfeng" w:date="2023-10-20T19:30:00Z">
              <w:r w:rsidR="00F27274" w:rsidRPr="00F27274">
                <w:rPr>
                  <w:rFonts w:ascii="Times New Roman" w:eastAsia="宋体" w:hAnsi="Times New Roman" w:cs="Times New Roman"/>
                  <w:bCs/>
                  <w:szCs w:val="21"/>
                </w:rPr>
                <w:t>±</w:t>
              </w:r>
            </w:ins>
            <w:ins w:id="550" w:author="JiangLinfeng" w:date="2023-10-20T19:43:00Z">
              <w:r>
                <w:rPr>
                  <w:rFonts w:ascii="Times New Roman" w:eastAsia="宋体" w:hAnsi="Times New Roman" w:cs="Times New Roman"/>
                  <w:bCs/>
                  <w:szCs w:val="21"/>
                </w:rPr>
                <w:t>0</w:t>
              </w:r>
            </w:ins>
            <w:ins w:id="551" w:author="JiangLinfeng" w:date="2023-10-20T19:30:00Z">
              <w:r w:rsidR="00F27274" w:rsidRPr="00F27274">
                <w:rPr>
                  <w:rFonts w:ascii="Times New Roman" w:eastAsia="宋体" w:hAnsi="Times New Roman" w:cs="Times New Roman"/>
                  <w:bCs/>
                  <w:szCs w:val="21"/>
                </w:rPr>
                <w:t>.</w:t>
              </w:r>
            </w:ins>
            <w:ins w:id="552" w:author="JiangLinfeng" w:date="2023-10-20T19:43:00Z">
              <w:r>
                <w:rPr>
                  <w:rFonts w:ascii="Times New Roman" w:eastAsia="宋体" w:hAnsi="Times New Roman" w:cs="Times New Roman"/>
                  <w:bCs/>
                  <w:szCs w:val="21"/>
                </w:rPr>
                <w:t>27</w:t>
              </w:r>
            </w:ins>
          </w:p>
        </w:tc>
        <w:tc>
          <w:tcPr>
            <w:tcW w:w="927" w:type="pct"/>
            <w:tcPrChange w:id="553" w:author="JiangLinfeng" w:date="2023-10-20T19:42:00Z">
              <w:tcPr>
                <w:tcW w:w="958" w:type="pct"/>
                <w:gridSpan w:val="2"/>
              </w:tcPr>
            </w:tcPrChange>
          </w:tcPr>
          <w:p w14:paraId="7E01C7A8" w14:textId="4E973F1C" w:rsidR="00F27274" w:rsidRPr="00CE3276" w:rsidRDefault="00051E1E" w:rsidP="00242766">
            <w:pPr>
              <w:spacing w:line="288" w:lineRule="auto"/>
              <w:jc w:val="center"/>
              <w:rPr>
                <w:ins w:id="554" w:author="JiangLinfeng" w:date="2023-10-20T19:30:00Z"/>
                <w:rFonts w:ascii="Times New Roman" w:eastAsia="宋体" w:hAnsi="Times New Roman" w:cs="Times New Roman"/>
                <w:bCs/>
                <w:szCs w:val="21"/>
              </w:rPr>
            </w:pPr>
            <w:ins w:id="555" w:author="JiangLinfeng" w:date="2023-10-20T19:44:00Z">
              <w:r>
                <w:rPr>
                  <w:rFonts w:ascii="Times New Roman" w:eastAsia="宋体" w:hAnsi="Times New Roman" w:cs="Times New Roman"/>
                  <w:bCs/>
                  <w:szCs w:val="21"/>
                </w:rPr>
                <w:t>0</w:t>
              </w:r>
            </w:ins>
            <w:ins w:id="556" w:author="JiangLinfeng" w:date="2023-10-20T19:30:00Z">
              <w:r w:rsidR="00F27274" w:rsidRPr="008745C9">
                <w:rPr>
                  <w:rFonts w:ascii="Times New Roman" w:eastAsia="宋体" w:hAnsi="Times New Roman" w:cs="Times New Roman"/>
                  <w:bCs/>
                  <w:szCs w:val="21"/>
                </w:rPr>
                <w:t>.</w:t>
              </w:r>
            </w:ins>
            <w:ins w:id="557" w:author="JiangLinfeng" w:date="2023-10-20T19:44:00Z">
              <w:r>
                <w:rPr>
                  <w:rFonts w:ascii="Times New Roman" w:eastAsia="宋体" w:hAnsi="Times New Roman" w:cs="Times New Roman"/>
                  <w:bCs/>
                  <w:szCs w:val="21"/>
                </w:rPr>
                <w:t>83</w:t>
              </w:r>
            </w:ins>
            <w:ins w:id="558" w:author="JiangLinfeng" w:date="2023-10-20T19:30:00Z">
              <w:r w:rsidR="00F27274" w:rsidRPr="008745C9">
                <w:rPr>
                  <w:rFonts w:ascii="Times New Roman" w:eastAsia="宋体" w:hAnsi="Times New Roman" w:cs="Times New Roman"/>
                  <w:bCs/>
                  <w:szCs w:val="21"/>
                </w:rPr>
                <w:t>±</w:t>
              </w:r>
            </w:ins>
            <w:ins w:id="559" w:author="JiangLinfeng" w:date="2023-10-20T19:44:00Z">
              <w:r>
                <w:rPr>
                  <w:rFonts w:ascii="Times New Roman" w:eastAsia="宋体" w:hAnsi="Times New Roman" w:cs="Times New Roman"/>
                  <w:bCs/>
                  <w:szCs w:val="21"/>
                </w:rPr>
                <w:t>0</w:t>
              </w:r>
            </w:ins>
            <w:ins w:id="560" w:author="JiangLinfeng" w:date="2023-10-20T19:30:00Z">
              <w:r w:rsidR="00F27274" w:rsidRPr="008745C9">
                <w:rPr>
                  <w:rFonts w:ascii="Times New Roman" w:eastAsia="宋体" w:hAnsi="Times New Roman" w:cs="Times New Roman"/>
                  <w:bCs/>
                  <w:szCs w:val="21"/>
                </w:rPr>
                <w:t>.</w:t>
              </w:r>
            </w:ins>
            <w:ins w:id="561" w:author="JiangLinfeng" w:date="2023-10-20T19:44:00Z">
              <w:r>
                <w:rPr>
                  <w:rFonts w:ascii="Times New Roman" w:eastAsia="宋体" w:hAnsi="Times New Roman" w:cs="Times New Roman"/>
                  <w:bCs/>
                  <w:szCs w:val="21"/>
                </w:rPr>
                <w:t>17</w:t>
              </w:r>
            </w:ins>
          </w:p>
        </w:tc>
        <w:tc>
          <w:tcPr>
            <w:tcW w:w="621" w:type="pct"/>
            <w:tcPrChange w:id="562" w:author="JiangLinfeng" w:date="2023-10-20T19:42:00Z">
              <w:tcPr>
                <w:tcW w:w="779" w:type="pct"/>
                <w:gridSpan w:val="2"/>
              </w:tcPr>
            </w:tcPrChange>
          </w:tcPr>
          <w:p w14:paraId="6FC3A8F8" w14:textId="70AA1B84" w:rsidR="00F27274" w:rsidRPr="00CE3276" w:rsidRDefault="00910F10" w:rsidP="00242766">
            <w:pPr>
              <w:spacing w:line="288" w:lineRule="auto"/>
              <w:jc w:val="center"/>
              <w:rPr>
                <w:ins w:id="563" w:author="JiangLinfeng" w:date="2023-10-20T19:39:00Z"/>
                <w:rFonts w:ascii="Times New Roman" w:eastAsia="宋体" w:hAnsi="Times New Roman" w:cs="Times New Roman"/>
                <w:bCs/>
                <w:szCs w:val="21"/>
              </w:rPr>
            </w:pPr>
            <w:ins w:id="564" w:author="JiangLinfeng" w:date="2023-10-20T19:41:00Z">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65" w:author="JiangLinfeng" w:date="2023-10-20T19:44:00Z">
              <w:r w:rsidR="00051E1E">
                <w:rPr>
                  <w:rFonts w:ascii="Times New Roman" w:eastAsia="宋体" w:hAnsi="Times New Roman" w:cs="Times New Roman"/>
                  <w:bCs/>
                  <w:szCs w:val="21"/>
                </w:rPr>
                <w:t>40</w:t>
              </w:r>
            </w:ins>
            <w:ins w:id="566" w:author="JiangLinfeng" w:date="2023-10-20T19:41:00Z">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67" w:author="JiangLinfeng" w:date="2023-10-20T19:44:00Z">
              <w:r w:rsidR="00051E1E">
                <w:rPr>
                  <w:rFonts w:ascii="Times New Roman" w:eastAsia="宋体" w:hAnsi="Times New Roman" w:cs="Times New Roman"/>
                  <w:bCs/>
                  <w:szCs w:val="21"/>
                </w:rPr>
                <w:t>27</w:t>
              </w:r>
            </w:ins>
          </w:p>
        </w:tc>
      </w:tr>
      <w:tr w:rsidR="00CE3276" w:rsidRPr="00096BA1" w14:paraId="6699DBC6" w14:textId="77777777" w:rsidTr="00910F10">
        <w:tblPrEx>
          <w:tblPrExChange w:id="568" w:author="JiangLinfeng" w:date="2023-10-20T19:42:00Z">
            <w:tblPrEx>
              <w:tblW w:w="5085" w:type="pct"/>
              <w:tblLayout w:type="fixed"/>
            </w:tblPrEx>
          </w:tblPrExChange>
        </w:tblPrEx>
        <w:trPr>
          <w:trHeight w:val="397"/>
          <w:ins w:id="569" w:author="JiangLinfeng" w:date="2023-10-20T19:39:00Z"/>
          <w:trPrChange w:id="570" w:author="JiangLinfeng" w:date="2023-10-20T19:42:00Z">
            <w:trPr>
              <w:trHeight w:val="749"/>
            </w:trPr>
          </w:trPrChange>
        </w:trPr>
        <w:tc>
          <w:tcPr>
            <w:tcW w:w="906" w:type="pct"/>
            <w:tcBorders>
              <w:bottom w:val="single" w:sz="12" w:space="0" w:color="auto"/>
            </w:tcBorders>
            <w:tcPrChange w:id="571" w:author="JiangLinfeng" w:date="2023-10-20T19:42:00Z">
              <w:tcPr>
                <w:tcW w:w="890" w:type="pct"/>
                <w:tcBorders>
                  <w:bottom w:val="single" w:sz="12" w:space="0" w:color="auto"/>
                </w:tcBorders>
              </w:tcPr>
            </w:tcPrChange>
          </w:tcPr>
          <w:p w14:paraId="5B2EF019" w14:textId="641A5F4A" w:rsidR="00F27274" w:rsidRPr="00CB2DDD" w:rsidRDefault="00F27274" w:rsidP="00242766">
            <w:pPr>
              <w:spacing w:line="288" w:lineRule="auto"/>
              <w:jc w:val="center"/>
              <w:rPr>
                <w:ins w:id="572" w:author="JiangLinfeng" w:date="2023-10-20T19:39:00Z"/>
                <w:rFonts w:ascii="Times New Roman" w:eastAsia="宋体" w:hAnsi="Times New Roman" w:cs="Times New Roman" w:hint="eastAsia"/>
                <w:b/>
                <w:szCs w:val="21"/>
              </w:rPr>
            </w:pPr>
            <w:ins w:id="573" w:author="JiangLinfeng" w:date="2023-10-20T19:40:00Z">
              <w:r>
                <w:rPr>
                  <w:rFonts w:ascii="Times New Roman" w:eastAsia="宋体" w:hAnsi="Times New Roman" w:cs="Times New Roman" w:hint="eastAsia"/>
                  <w:b/>
                  <w:szCs w:val="21"/>
                </w:rPr>
                <w:t>高</w:t>
              </w:r>
            </w:ins>
          </w:p>
        </w:tc>
        <w:tc>
          <w:tcPr>
            <w:tcW w:w="631" w:type="pct"/>
            <w:tcBorders>
              <w:bottom w:val="single" w:sz="12" w:space="0" w:color="auto"/>
            </w:tcBorders>
            <w:tcPrChange w:id="574" w:author="JiangLinfeng" w:date="2023-10-20T19:42:00Z">
              <w:tcPr>
                <w:tcW w:w="694" w:type="pct"/>
                <w:gridSpan w:val="3"/>
                <w:tcBorders>
                  <w:bottom w:val="single" w:sz="12" w:space="0" w:color="auto"/>
                </w:tcBorders>
              </w:tcPr>
            </w:tcPrChange>
          </w:tcPr>
          <w:p w14:paraId="32BDCB18" w14:textId="04E25400" w:rsidR="00F27274" w:rsidRPr="00CB2DDD" w:rsidRDefault="00910F10" w:rsidP="00242766">
            <w:pPr>
              <w:spacing w:line="288" w:lineRule="auto"/>
              <w:jc w:val="center"/>
              <w:rPr>
                <w:ins w:id="575" w:author="JiangLinfeng" w:date="2023-10-20T19:39:00Z"/>
                <w:rFonts w:ascii="Times New Roman" w:eastAsia="宋体" w:hAnsi="Times New Roman" w:cs="Times New Roman"/>
                <w:bCs/>
                <w:szCs w:val="21"/>
              </w:rPr>
            </w:pPr>
            <w:ins w:id="576" w:author="JiangLinfeng" w:date="2023-10-20T19:41:00Z">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77" w:author="JiangLinfeng" w:date="2023-10-20T19:42:00Z">
              <w:r>
                <w:rPr>
                  <w:rFonts w:ascii="Times New Roman" w:eastAsia="宋体" w:hAnsi="Times New Roman" w:cs="Times New Roman"/>
                  <w:bCs/>
                  <w:szCs w:val="21"/>
                </w:rPr>
                <w:t>40</w:t>
              </w:r>
            </w:ins>
            <w:ins w:id="578" w:author="JiangLinfeng" w:date="2023-10-20T19:41:00Z">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79" w:author="JiangLinfeng" w:date="2023-10-20T19:42:00Z">
              <w:r>
                <w:rPr>
                  <w:rFonts w:ascii="Times New Roman" w:eastAsia="宋体" w:hAnsi="Times New Roman" w:cs="Times New Roman"/>
                  <w:bCs/>
                  <w:szCs w:val="21"/>
                </w:rPr>
                <w:t>31</w:t>
              </w:r>
            </w:ins>
          </w:p>
        </w:tc>
        <w:tc>
          <w:tcPr>
            <w:tcW w:w="988" w:type="pct"/>
            <w:tcBorders>
              <w:bottom w:val="single" w:sz="12" w:space="0" w:color="auto"/>
            </w:tcBorders>
            <w:tcPrChange w:id="580" w:author="JiangLinfeng" w:date="2023-10-20T19:42:00Z">
              <w:tcPr>
                <w:tcW w:w="1004" w:type="pct"/>
                <w:gridSpan w:val="2"/>
                <w:tcBorders>
                  <w:bottom w:val="single" w:sz="12" w:space="0" w:color="auto"/>
                </w:tcBorders>
              </w:tcPr>
            </w:tcPrChange>
          </w:tcPr>
          <w:p w14:paraId="362533A8" w14:textId="2F3B6444" w:rsidR="00F27274" w:rsidRPr="00F27274" w:rsidRDefault="00910F10" w:rsidP="00242766">
            <w:pPr>
              <w:spacing w:line="288" w:lineRule="auto"/>
              <w:jc w:val="center"/>
              <w:rPr>
                <w:ins w:id="581" w:author="JiangLinfeng" w:date="2023-10-20T19:39:00Z"/>
                <w:rFonts w:ascii="Times New Roman" w:eastAsia="宋体" w:hAnsi="Times New Roman" w:cs="Times New Roman"/>
                <w:bCs/>
                <w:szCs w:val="21"/>
              </w:rPr>
            </w:pPr>
            <w:ins w:id="582" w:author="JiangLinfeng" w:date="2023-10-20T19:41:00Z">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83" w:author="JiangLinfeng" w:date="2023-10-20T19:42:00Z">
              <w:r>
                <w:rPr>
                  <w:rFonts w:ascii="Times New Roman" w:eastAsia="宋体" w:hAnsi="Times New Roman" w:cs="Times New Roman"/>
                  <w:bCs/>
                  <w:szCs w:val="21"/>
                </w:rPr>
                <w:t>81</w:t>
              </w:r>
            </w:ins>
            <w:ins w:id="584" w:author="JiangLinfeng" w:date="2023-10-20T19:41:00Z">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r>
                <w:rPr>
                  <w:rFonts w:ascii="Times New Roman" w:eastAsia="宋体" w:hAnsi="Times New Roman" w:cs="Times New Roman"/>
                  <w:bCs/>
                  <w:szCs w:val="21"/>
                </w:rPr>
                <w:t>2</w:t>
              </w:r>
            </w:ins>
            <w:ins w:id="585" w:author="JiangLinfeng" w:date="2023-10-20T19:42:00Z">
              <w:r>
                <w:rPr>
                  <w:rFonts w:ascii="Times New Roman" w:eastAsia="宋体" w:hAnsi="Times New Roman" w:cs="Times New Roman"/>
                  <w:bCs/>
                  <w:szCs w:val="21"/>
                </w:rPr>
                <w:t>1</w:t>
              </w:r>
            </w:ins>
          </w:p>
        </w:tc>
        <w:tc>
          <w:tcPr>
            <w:tcW w:w="927" w:type="pct"/>
            <w:tcBorders>
              <w:bottom w:val="single" w:sz="12" w:space="0" w:color="auto"/>
            </w:tcBorders>
            <w:tcPrChange w:id="586" w:author="JiangLinfeng" w:date="2023-10-20T19:42:00Z">
              <w:tcPr>
                <w:tcW w:w="942" w:type="pct"/>
                <w:gridSpan w:val="2"/>
                <w:tcBorders>
                  <w:bottom w:val="single" w:sz="12" w:space="0" w:color="auto"/>
                </w:tcBorders>
              </w:tcPr>
            </w:tcPrChange>
          </w:tcPr>
          <w:p w14:paraId="4C3B8900" w14:textId="219448CE" w:rsidR="00F27274" w:rsidRPr="00F27274" w:rsidRDefault="00910F10" w:rsidP="00242766">
            <w:pPr>
              <w:spacing w:line="288" w:lineRule="auto"/>
              <w:jc w:val="center"/>
              <w:rPr>
                <w:ins w:id="587" w:author="JiangLinfeng" w:date="2023-10-20T19:39:00Z"/>
                <w:rFonts w:ascii="Times New Roman" w:eastAsia="宋体" w:hAnsi="Times New Roman" w:cs="Times New Roman"/>
                <w:bCs/>
                <w:szCs w:val="21"/>
              </w:rPr>
            </w:pPr>
            <w:ins w:id="588" w:author="JiangLinfeng" w:date="2023-10-20T19:41:00Z">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89" w:author="JiangLinfeng" w:date="2023-10-20T19:43:00Z">
              <w:r w:rsidR="00B92614">
                <w:rPr>
                  <w:rFonts w:ascii="Times New Roman" w:eastAsia="宋体" w:hAnsi="Times New Roman" w:cs="Times New Roman"/>
                  <w:bCs/>
                  <w:szCs w:val="21"/>
                </w:rPr>
                <w:t>73</w:t>
              </w:r>
            </w:ins>
            <w:ins w:id="590" w:author="JiangLinfeng" w:date="2023-10-20T19:41:00Z">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91" w:author="JiangLinfeng" w:date="2023-10-20T19:43:00Z">
              <w:r w:rsidR="00B92614">
                <w:rPr>
                  <w:rFonts w:ascii="Times New Roman" w:eastAsia="宋体" w:hAnsi="Times New Roman" w:cs="Times New Roman"/>
                  <w:bCs/>
                  <w:szCs w:val="21"/>
                </w:rPr>
                <w:t>22</w:t>
              </w:r>
            </w:ins>
          </w:p>
        </w:tc>
        <w:tc>
          <w:tcPr>
            <w:tcW w:w="927" w:type="pct"/>
            <w:tcBorders>
              <w:bottom w:val="single" w:sz="12" w:space="0" w:color="auto"/>
            </w:tcBorders>
            <w:tcPrChange w:id="592" w:author="JiangLinfeng" w:date="2023-10-20T19:42:00Z">
              <w:tcPr>
                <w:tcW w:w="942" w:type="pct"/>
                <w:gridSpan w:val="2"/>
                <w:tcBorders>
                  <w:bottom w:val="single" w:sz="12" w:space="0" w:color="auto"/>
                </w:tcBorders>
              </w:tcPr>
            </w:tcPrChange>
          </w:tcPr>
          <w:p w14:paraId="23039E18" w14:textId="11D6E6E3" w:rsidR="00F27274" w:rsidRPr="00F27274" w:rsidRDefault="00910F10" w:rsidP="00242766">
            <w:pPr>
              <w:spacing w:line="288" w:lineRule="auto"/>
              <w:jc w:val="center"/>
              <w:rPr>
                <w:ins w:id="593" w:author="JiangLinfeng" w:date="2023-10-20T19:39:00Z"/>
                <w:rFonts w:ascii="Times New Roman" w:eastAsia="宋体" w:hAnsi="Times New Roman" w:cs="Times New Roman"/>
                <w:bCs/>
                <w:szCs w:val="21"/>
              </w:rPr>
            </w:pPr>
            <w:ins w:id="594" w:author="JiangLinfeng" w:date="2023-10-20T19:41:00Z">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95" w:author="JiangLinfeng" w:date="2023-10-20T19:44:00Z">
              <w:r w:rsidR="00051E1E">
                <w:rPr>
                  <w:rFonts w:ascii="Times New Roman" w:eastAsia="宋体" w:hAnsi="Times New Roman" w:cs="Times New Roman"/>
                  <w:bCs/>
                  <w:szCs w:val="21"/>
                </w:rPr>
                <w:t>24</w:t>
              </w:r>
            </w:ins>
            <w:ins w:id="596" w:author="JiangLinfeng" w:date="2023-10-20T19:41:00Z">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597" w:author="JiangLinfeng" w:date="2023-10-20T19:44:00Z">
              <w:r w:rsidR="00051E1E">
                <w:rPr>
                  <w:rFonts w:ascii="Times New Roman" w:eastAsia="宋体" w:hAnsi="Times New Roman" w:cs="Times New Roman"/>
                  <w:bCs/>
                  <w:szCs w:val="21"/>
                </w:rPr>
                <w:t>22</w:t>
              </w:r>
            </w:ins>
          </w:p>
        </w:tc>
        <w:tc>
          <w:tcPr>
            <w:tcW w:w="621" w:type="pct"/>
            <w:tcBorders>
              <w:bottom w:val="single" w:sz="12" w:space="0" w:color="auto"/>
            </w:tcBorders>
            <w:tcPrChange w:id="598" w:author="JiangLinfeng" w:date="2023-10-20T19:42:00Z">
              <w:tcPr>
                <w:tcW w:w="528" w:type="pct"/>
                <w:gridSpan w:val="2"/>
                <w:tcBorders>
                  <w:bottom w:val="single" w:sz="12" w:space="0" w:color="auto"/>
                </w:tcBorders>
              </w:tcPr>
            </w:tcPrChange>
          </w:tcPr>
          <w:p w14:paraId="5CD4B112" w14:textId="19B0F086" w:rsidR="00F27274" w:rsidRPr="00F27274" w:rsidRDefault="00910F10" w:rsidP="00242766">
            <w:pPr>
              <w:spacing w:line="288" w:lineRule="auto"/>
              <w:jc w:val="center"/>
              <w:rPr>
                <w:ins w:id="599" w:author="JiangLinfeng" w:date="2023-10-20T19:39:00Z"/>
                <w:rFonts w:ascii="Times New Roman" w:eastAsia="宋体" w:hAnsi="Times New Roman" w:cs="Times New Roman"/>
                <w:bCs/>
                <w:szCs w:val="21"/>
              </w:rPr>
            </w:pPr>
            <w:ins w:id="600" w:author="JiangLinfeng" w:date="2023-10-20T19:41:00Z">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601" w:author="JiangLinfeng" w:date="2023-10-20T19:44:00Z">
              <w:r w:rsidR="00B029B9">
                <w:rPr>
                  <w:rFonts w:ascii="Times New Roman" w:eastAsia="宋体" w:hAnsi="Times New Roman" w:cs="Times New Roman"/>
                  <w:bCs/>
                  <w:szCs w:val="21"/>
                </w:rPr>
                <w:t>21</w:t>
              </w:r>
            </w:ins>
            <w:ins w:id="602" w:author="JiangLinfeng" w:date="2023-10-20T19:41:00Z">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ins>
            <w:ins w:id="603" w:author="JiangLinfeng" w:date="2023-10-20T19:45:00Z">
              <w:r w:rsidR="00B029B9">
                <w:rPr>
                  <w:rFonts w:ascii="Times New Roman" w:eastAsia="宋体" w:hAnsi="Times New Roman" w:cs="Times New Roman"/>
                  <w:bCs/>
                  <w:szCs w:val="21"/>
                </w:rPr>
                <w:t>27</w:t>
              </w:r>
            </w:ins>
          </w:p>
        </w:tc>
      </w:tr>
    </w:tbl>
    <w:p w14:paraId="586BA4B7" w14:textId="04078263" w:rsidR="00C95501" w:rsidRDefault="00C95501" w:rsidP="00C95501">
      <w:pPr>
        <w:spacing w:line="288" w:lineRule="auto"/>
        <w:ind w:firstLine="480"/>
        <w:rPr>
          <w:ins w:id="604" w:author="JiangLinfeng" w:date="2023-10-20T19:30:00Z"/>
          <w:rFonts w:ascii="Times New Roman" w:eastAsia="宋体" w:hAnsi="Times New Roman" w:cs="Times New Roman" w:hint="eastAsia"/>
          <w:kern w:val="0"/>
          <w:sz w:val="24"/>
          <w:szCs w:val="24"/>
        </w:rPr>
      </w:pPr>
      <w:ins w:id="605" w:author="JiangLinfeng" w:date="2023-10-20T19:30:00Z">
        <w:r>
          <w:rPr>
            <w:rFonts w:ascii="Times New Roman" w:eastAsia="宋体" w:hAnsi="Times New Roman" w:cs="Times New Roman" w:hint="eastAsia"/>
            <w:sz w:val="24"/>
            <w:szCs w:val="24"/>
          </w:rPr>
          <w:t>首先</w:t>
        </w:r>
      </w:ins>
      <w:ins w:id="606" w:author="JiangLinfeng" w:date="2023-10-20T19:45:00Z">
        <w:r w:rsidR="008B0E22">
          <w:rPr>
            <w:rFonts w:ascii="Times New Roman" w:eastAsia="宋体" w:hAnsi="Times New Roman" w:cs="Times New Roman" w:hint="eastAsia"/>
            <w:sz w:val="24"/>
            <w:szCs w:val="24"/>
          </w:rPr>
          <w:t>以创造力评分</w:t>
        </w:r>
      </w:ins>
      <w:ins w:id="607" w:author="JiangLinfeng" w:date="2023-10-20T19:30:00Z">
        <w:r>
          <w:rPr>
            <w:rFonts w:ascii="Times New Roman" w:eastAsia="宋体" w:hAnsi="Times New Roman" w:cs="Times New Roman" w:hint="eastAsia"/>
            <w:sz w:val="24"/>
            <w:szCs w:val="24"/>
          </w:rPr>
          <w:t>为因变量，</w:t>
        </w:r>
      </w:ins>
      <w:ins w:id="608" w:author="JiangLinfeng" w:date="2023-10-20T19:45:00Z">
        <w:r w:rsidR="007611C3" w:rsidRPr="00C7034F">
          <w:rPr>
            <w:rFonts w:ascii="Times New Roman" w:eastAsia="宋体" w:hAnsi="Times New Roman" w:cs="Times New Roman"/>
            <w:sz w:val="24"/>
            <w:szCs w:val="24"/>
          </w:rPr>
          <w:t>以游戏关卡、</w:t>
        </w:r>
        <w:r w:rsidR="007611C3">
          <w:rPr>
            <w:rFonts w:ascii="Times New Roman" w:eastAsia="宋体" w:hAnsi="Times New Roman" w:cs="Times New Roman"/>
            <w:sz w:val="24"/>
            <w:szCs w:val="24"/>
          </w:rPr>
          <w:t>相对保守程度</w:t>
        </w:r>
        <w:r w:rsidR="007611C3" w:rsidRPr="00C7034F">
          <w:rPr>
            <w:rFonts w:ascii="Times New Roman" w:eastAsia="宋体" w:hAnsi="Times New Roman" w:cs="Times New Roman"/>
            <w:color w:val="000000"/>
            <w:kern w:val="0"/>
            <w:sz w:val="24"/>
            <w:szCs w:val="24"/>
          </w:rPr>
          <w:t>为组内自变量进行</w:t>
        </w:r>
        <w:r w:rsidR="007611C3" w:rsidRPr="00C7034F">
          <w:rPr>
            <w:rFonts w:ascii="Times New Roman" w:eastAsia="宋体" w:hAnsi="Times New Roman" w:cs="Times New Roman"/>
            <w:color w:val="000000"/>
            <w:kern w:val="0"/>
            <w:sz w:val="24"/>
            <w:szCs w:val="24"/>
          </w:rPr>
          <w:t>5(</w:t>
        </w:r>
        <w:r w:rsidR="007611C3" w:rsidRPr="00C7034F">
          <w:rPr>
            <w:rFonts w:ascii="Times New Roman" w:eastAsia="宋体" w:hAnsi="Times New Roman" w:cs="Times New Roman"/>
            <w:color w:val="000000"/>
            <w:kern w:val="0"/>
            <w:sz w:val="24"/>
            <w:szCs w:val="24"/>
          </w:rPr>
          <w:t>游戏关卡</w:t>
        </w:r>
        <w:r w:rsidR="007611C3" w:rsidRPr="00C7034F">
          <w:rPr>
            <w:rFonts w:ascii="Times New Roman" w:eastAsia="宋体" w:hAnsi="Times New Roman" w:cs="Times New Roman"/>
            <w:color w:val="000000"/>
            <w:kern w:val="0"/>
            <w:sz w:val="24"/>
            <w:szCs w:val="24"/>
          </w:rPr>
          <w:t>)×3(</w:t>
        </w:r>
        <w:r w:rsidR="007611C3">
          <w:rPr>
            <w:rFonts w:ascii="Times New Roman" w:eastAsia="宋体" w:hAnsi="Times New Roman" w:cs="Times New Roman"/>
            <w:color w:val="000000"/>
            <w:kern w:val="0"/>
            <w:sz w:val="24"/>
            <w:szCs w:val="24"/>
          </w:rPr>
          <w:t>相对保守程度</w:t>
        </w:r>
        <w:r w:rsidR="007611C3" w:rsidRPr="00C7034F">
          <w:rPr>
            <w:rFonts w:ascii="Times New Roman" w:eastAsia="宋体" w:hAnsi="Times New Roman" w:cs="Times New Roman"/>
            <w:color w:val="000000"/>
            <w:kern w:val="0"/>
            <w:sz w:val="24"/>
            <w:szCs w:val="24"/>
          </w:rPr>
          <w:t>：低</w:t>
        </w:r>
        <w:r w:rsidR="007611C3" w:rsidRPr="00C7034F">
          <w:rPr>
            <w:rFonts w:ascii="Times New Roman" w:eastAsia="宋体" w:hAnsi="Times New Roman" w:cs="Times New Roman"/>
            <w:color w:val="000000"/>
            <w:kern w:val="0"/>
            <w:sz w:val="24"/>
            <w:szCs w:val="24"/>
          </w:rPr>
          <w:t>/</w:t>
        </w:r>
        <w:r w:rsidR="007611C3" w:rsidRPr="00C7034F">
          <w:rPr>
            <w:rFonts w:ascii="Times New Roman" w:eastAsia="宋体" w:hAnsi="Times New Roman" w:cs="Times New Roman"/>
            <w:color w:val="000000"/>
            <w:kern w:val="0"/>
            <w:sz w:val="24"/>
            <w:szCs w:val="24"/>
          </w:rPr>
          <w:t>中</w:t>
        </w:r>
        <w:r w:rsidR="007611C3" w:rsidRPr="00C7034F">
          <w:rPr>
            <w:rFonts w:ascii="Times New Roman" w:eastAsia="宋体" w:hAnsi="Times New Roman" w:cs="Times New Roman"/>
            <w:color w:val="000000"/>
            <w:kern w:val="0"/>
            <w:sz w:val="24"/>
            <w:szCs w:val="24"/>
          </w:rPr>
          <w:t>/</w:t>
        </w:r>
        <w:r w:rsidR="007611C3" w:rsidRPr="00C7034F">
          <w:rPr>
            <w:rFonts w:ascii="Times New Roman" w:eastAsia="宋体" w:hAnsi="Times New Roman" w:cs="Times New Roman"/>
            <w:color w:val="000000"/>
            <w:kern w:val="0"/>
            <w:sz w:val="24"/>
            <w:szCs w:val="24"/>
          </w:rPr>
          <w:t>高</w:t>
        </w:r>
        <w:r w:rsidR="007611C3" w:rsidRPr="00C7034F">
          <w:rPr>
            <w:rFonts w:ascii="Times New Roman" w:eastAsia="宋体" w:hAnsi="Times New Roman" w:cs="Times New Roman"/>
            <w:color w:val="000000"/>
            <w:kern w:val="0"/>
            <w:sz w:val="24"/>
            <w:szCs w:val="24"/>
          </w:rPr>
          <w:t>)</w:t>
        </w:r>
        <w:r w:rsidR="007611C3" w:rsidRPr="00C7034F">
          <w:rPr>
            <w:rFonts w:ascii="Times New Roman" w:eastAsia="宋体" w:hAnsi="Times New Roman" w:cs="Times New Roman"/>
            <w:color w:val="000000"/>
            <w:kern w:val="0"/>
            <w:sz w:val="24"/>
            <w:szCs w:val="24"/>
          </w:rPr>
          <w:t>的</w:t>
        </w:r>
        <w:proofErr w:type="gramStart"/>
        <w:r w:rsidR="007611C3" w:rsidRPr="00C7034F">
          <w:rPr>
            <w:rFonts w:ascii="Times New Roman" w:eastAsia="宋体" w:hAnsi="Times New Roman" w:cs="Times New Roman"/>
            <w:color w:val="000000"/>
            <w:kern w:val="0"/>
            <w:sz w:val="24"/>
            <w:szCs w:val="24"/>
          </w:rPr>
          <w:t>双因素</w:t>
        </w:r>
        <w:proofErr w:type="gramEnd"/>
        <w:r w:rsidR="007611C3" w:rsidRPr="00C7034F">
          <w:rPr>
            <w:rFonts w:ascii="Times New Roman" w:eastAsia="宋体" w:hAnsi="Times New Roman" w:cs="Times New Roman"/>
            <w:color w:val="000000"/>
            <w:kern w:val="0"/>
            <w:sz w:val="24"/>
            <w:szCs w:val="24"/>
          </w:rPr>
          <w:t>重复测量方差分析。首先进行球形度检验，</w:t>
        </w:r>
        <w:r w:rsidR="007611C3" w:rsidRPr="00C7034F">
          <w:rPr>
            <w:rFonts w:ascii="Times New Roman" w:eastAsia="宋体" w:hAnsi="Times New Roman" w:cs="Times New Roman"/>
            <w:sz w:val="24"/>
            <w:szCs w:val="24"/>
          </w:rPr>
          <w:t>游戏关卡、</w:t>
        </w:r>
        <w:r w:rsidR="007611C3">
          <w:rPr>
            <w:rFonts w:ascii="Times New Roman" w:eastAsia="宋体" w:hAnsi="Times New Roman" w:cs="Times New Roman"/>
            <w:sz w:val="24"/>
            <w:szCs w:val="24"/>
          </w:rPr>
          <w:t>相对保守程度</w:t>
        </w:r>
        <w:r w:rsidR="007611C3" w:rsidRPr="00C7034F">
          <w:rPr>
            <w:rFonts w:ascii="Times New Roman" w:eastAsia="宋体" w:hAnsi="Times New Roman" w:cs="Times New Roman"/>
            <w:sz w:val="24"/>
            <w:szCs w:val="24"/>
          </w:rPr>
          <w:t>以及交互项均</w:t>
        </w:r>
        <w:r w:rsidR="007611C3" w:rsidRPr="00C7034F">
          <w:rPr>
            <w:rFonts w:ascii="Times New Roman" w:eastAsia="宋体" w:hAnsi="Times New Roman" w:cs="Times New Roman"/>
            <w:color w:val="000000"/>
            <w:kern w:val="0"/>
            <w:sz w:val="24"/>
            <w:szCs w:val="24"/>
          </w:rPr>
          <w:t>符合球形度假设</w:t>
        </w:r>
        <w:r w:rsidR="007611C3" w:rsidRPr="00C7034F">
          <w:rPr>
            <w:rFonts w:ascii="Times New Roman" w:eastAsia="宋体" w:hAnsi="Times New Roman" w:cs="Times New Roman"/>
            <w:color w:val="000000"/>
            <w:kern w:val="0"/>
            <w:sz w:val="24"/>
            <w:szCs w:val="24"/>
          </w:rPr>
          <w:t>(</w:t>
        </w:r>
        <w:r w:rsidR="007611C3" w:rsidRPr="00C7034F">
          <w:rPr>
            <w:rFonts w:ascii="Times New Roman" w:eastAsia="宋体" w:hAnsi="Times New Roman" w:cs="Times New Roman"/>
            <w:i/>
            <w:kern w:val="0"/>
            <w:sz w:val="24"/>
            <w:szCs w:val="24"/>
          </w:rPr>
          <w:t>p</w:t>
        </w:r>
      </w:ins>
      <w:ins w:id="609" w:author="JiangLinfeng" w:date="2023-10-20T19:46:00Z">
        <w:r w:rsidR="004B6799">
          <w:rPr>
            <w:rFonts w:ascii="Times New Roman" w:eastAsia="宋体" w:hAnsi="Times New Roman" w:cs="Times New Roman" w:hint="eastAsia"/>
            <w:i/>
            <w:kern w:val="0"/>
            <w:sz w:val="24"/>
            <w:szCs w:val="24"/>
          </w:rPr>
          <w:t>s</w:t>
        </w:r>
      </w:ins>
      <w:ins w:id="610" w:author="JiangLinfeng" w:date="2023-10-20T19:45:00Z">
        <w:r w:rsidR="007611C3" w:rsidRPr="00C7034F">
          <w:rPr>
            <w:rFonts w:ascii="Times New Roman" w:eastAsia="宋体" w:hAnsi="Times New Roman" w:cs="Times New Roman"/>
            <w:i/>
            <w:kern w:val="0"/>
            <w:sz w:val="24"/>
            <w:szCs w:val="24"/>
          </w:rPr>
          <w:t xml:space="preserve"> </w:t>
        </w:r>
      </w:ins>
      <w:ins w:id="611" w:author="JiangLinfeng" w:date="2023-10-20T19:46:00Z">
        <w:r w:rsidR="004B6799">
          <w:rPr>
            <w:rFonts w:ascii="Times New Roman" w:eastAsia="宋体" w:hAnsi="Times New Roman" w:cs="Times New Roman"/>
            <w:kern w:val="0"/>
            <w:sz w:val="24"/>
            <w:szCs w:val="24"/>
          </w:rPr>
          <w:t>&gt;</w:t>
        </w:r>
      </w:ins>
      <w:ins w:id="612" w:author="JiangLinfeng" w:date="2023-10-20T19:45:00Z">
        <w:r w:rsidR="007611C3" w:rsidRPr="00C7034F">
          <w:rPr>
            <w:rFonts w:ascii="Times New Roman" w:eastAsia="宋体" w:hAnsi="Times New Roman" w:cs="Times New Roman"/>
            <w:kern w:val="0"/>
            <w:sz w:val="24"/>
            <w:szCs w:val="24"/>
          </w:rPr>
          <w:t xml:space="preserve"> .05)</w:t>
        </w:r>
        <w:r w:rsidR="007611C3" w:rsidRPr="00C7034F">
          <w:rPr>
            <w:rFonts w:ascii="Times New Roman" w:eastAsia="宋体" w:hAnsi="Times New Roman" w:cs="Times New Roman"/>
            <w:kern w:val="0"/>
            <w:sz w:val="24"/>
            <w:szCs w:val="24"/>
          </w:rPr>
          <w:t>，因</w:t>
        </w:r>
      </w:ins>
      <w:ins w:id="613" w:author="JiangLinfeng" w:date="2023-10-20T19:46:00Z">
        <w:r w:rsidR="00135D0E">
          <w:rPr>
            <w:rFonts w:ascii="Times New Roman" w:eastAsia="宋体" w:hAnsi="Times New Roman" w:cs="Times New Roman" w:hint="eastAsia"/>
            <w:kern w:val="0"/>
            <w:sz w:val="24"/>
            <w:szCs w:val="24"/>
          </w:rPr>
          <w:t>此无需</w:t>
        </w:r>
      </w:ins>
      <w:ins w:id="614" w:author="JiangLinfeng" w:date="2023-10-20T19:45:00Z">
        <w:r w:rsidR="007611C3" w:rsidRPr="00C7034F">
          <w:rPr>
            <w:rFonts w:ascii="Times New Roman" w:eastAsia="宋体" w:hAnsi="Times New Roman" w:cs="Times New Roman"/>
            <w:sz w:val="24"/>
            <w:szCs w:val="24"/>
          </w:rPr>
          <w:t>进行校正。方差分析的结果显示，游戏关卡</w:t>
        </w:r>
        <w:r w:rsidR="007611C3" w:rsidRPr="00C7034F">
          <w:rPr>
            <w:rFonts w:ascii="Times New Roman" w:eastAsia="宋体" w:hAnsi="Times New Roman" w:cs="Times New Roman"/>
            <w:color w:val="000000"/>
            <w:kern w:val="0"/>
            <w:sz w:val="24"/>
            <w:szCs w:val="24"/>
          </w:rPr>
          <w:t>的主效应显著，</w:t>
        </w:r>
        <w:r w:rsidR="007611C3" w:rsidRPr="00C7034F">
          <w:rPr>
            <w:rFonts w:ascii="Times New Roman" w:eastAsia="宋体" w:hAnsi="Times New Roman" w:cs="Times New Roman"/>
            <w:i/>
            <w:kern w:val="0"/>
            <w:sz w:val="24"/>
            <w:szCs w:val="24"/>
          </w:rPr>
          <w:t>F</w:t>
        </w:r>
        <w:r w:rsidR="007611C3" w:rsidRPr="00C7034F">
          <w:rPr>
            <w:rFonts w:ascii="Times New Roman" w:eastAsia="宋体" w:hAnsi="Times New Roman" w:cs="Times New Roman"/>
            <w:kern w:val="0"/>
            <w:sz w:val="24"/>
            <w:szCs w:val="24"/>
          </w:rPr>
          <w:t>(</w:t>
        </w:r>
      </w:ins>
      <w:ins w:id="615" w:author="JiangLinfeng" w:date="2023-10-20T19:47:00Z">
        <w:r w:rsidR="002E32BD">
          <w:rPr>
            <w:rFonts w:ascii="Times New Roman" w:eastAsia="宋体" w:hAnsi="Times New Roman" w:cs="Times New Roman"/>
            <w:kern w:val="0"/>
            <w:sz w:val="24"/>
            <w:szCs w:val="24"/>
          </w:rPr>
          <w:t>4</w:t>
        </w:r>
      </w:ins>
      <w:ins w:id="616" w:author="JiangLinfeng" w:date="2023-10-20T19:45:00Z">
        <w:r w:rsidR="007611C3" w:rsidRPr="00C7034F">
          <w:rPr>
            <w:rFonts w:ascii="Times New Roman" w:eastAsia="宋体" w:hAnsi="Times New Roman" w:cs="Times New Roman"/>
            <w:kern w:val="0"/>
            <w:sz w:val="24"/>
            <w:szCs w:val="24"/>
          </w:rPr>
          <w:t xml:space="preserve">, </w:t>
        </w:r>
      </w:ins>
      <w:ins w:id="617" w:author="JiangLinfeng" w:date="2023-10-20T19:47:00Z">
        <w:r w:rsidR="002E32BD">
          <w:rPr>
            <w:rFonts w:ascii="Times New Roman" w:eastAsia="宋体" w:hAnsi="Times New Roman" w:cs="Times New Roman"/>
            <w:kern w:val="0"/>
            <w:sz w:val="24"/>
            <w:szCs w:val="24"/>
          </w:rPr>
          <w:t>72</w:t>
        </w:r>
      </w:ins>
      <w:ins w:id="618" w:author="JiangLinfeng" w:date="2023-10-20T19:45:00Z">
        <w:r w:rsidR="007611C3" w:rsidRPr="00C7034F">
          <w:rPr>
            <w:rFonts w:ascii="Times New Roman" w:eastAsia="宋体" w:hAnsi="Times New Roman" w:cs="Times New Roman"/>
            <w:kern w:val="0"/>
            <w:sz w:val="24"/>
            <w:szCs w:val="24"/>
          </w:rPr>
          <w:t xml:space="preserve">) = </w:t>
        </w:r>
      </w:ins>
      <w:ins w:id="619" w:author="JiangLinfeng" w:date="2023-10-20T19:47:00Z">
        <w:r w:rsidR="00220EA8">
          <w:rPr>
            <w:rFonts w:ascii="Times New Roman" w:eastAsia="宋体" w:hAnsi="Times New Roman" w:cs="Times New Roman"/>
            <w:kern w:val="0"/>
            <w:sz w:val="24"/>
            <w:szCs w:val="24"/>
          </w:rPr>
          <w:t>16</w:t>
        </w:r>
      </w:ins>
      <w:ins w:id="620" w:author="JiangLinfeng" w:date="2023-10-20T19:45:00Z">
        <w:r w:rsidR="007611C3" w:rsidRPr="00C7034F">
          <w:rPr>
            <w:rFonts w:ascii="Times New Roman" w:eastAsia="宋体" w:hAnsi="Times New Roman" w:cs="Times New Roman"/>
            <w:kern w:val="0"/>
            <w:sz w:val="24"/>
            <w:szCs w:val="24"/>
          </w:rPr>
          <w:t>.</w:t>
        </w:r>
      </w:ins>
      <w:ins w:id="621" w:author="JiangLinfeng" w:date="2023-10-20T19:47:00Z">
        <w:r w:rsidR="00220EA8">
          <w:rPr>
            <w:rFonts w:ascii="Times New Roman" w:eastAsia="宋体" w:hAnsi="Times New Roman" w:cs="Times New Roman"/>
            <w:kern w:val="0"/>
            <w:sz w:val="24"/>
            <w:szCs w:val="24"/>
          </w:rPr>
          <w:t>443</w:t>
        </w:r>
      </w:ins>
      <w:ins w:id="622" w:author="JiangLinfeng" w:date="2023-10-20T19:45:00Z">
        <w:r w:rsidR="007611C3" w:rsidRPr="00C7034F">
          <w:rPr>
            <w:rFonts w:ascii="Times New Roman" w:eastAsia="宋体" w:hAnsi="Times New Roman" w:cs="Times New Roman"/>
            <w:kern w:val="0"/>
            <w:sz w:val="24"/>
            <w:szCs w:val="24"/>
          </w:rPr>
          <w:t>，</w:t>
        </w:r>
        <w:r w:rsidR="007611C3" w:rsidRPr="00C7034F">
          <w:rPr>
            <w:rFonts w:ascii="Times New Roman" w:eastAsia="宋体" w:hAnsi="Times New Roman" w:cs="Times New Roman"/>
            <w:i/>
            <w:kern w:val="0"/>
            <w:sz w:val="24"/>
            <w:szCs w:val="24"/>
          </w:rPr>
          <w:t xml:space="preserve">p </w:t>
        </w:r>
        <w:r w:rsidR="007611C3" w:rsidRPr="00C7034F">
          <w:rPr>
            <w:rFonts w:ascii="Times New Roman" w:eastAsia="宋体" w:hAnsi="Times New Roman" w:cs="Times New Roman"/>
            <w:kern w:val="0"/>
            <w:sz w:val="24"/>
            <w:szCs w:val="24"/>
          </w:rPr>
          <w:t>&lt;.001</w:t>
        </w:r>
        <w:r w:rsidR="007611C3" w:rsidRPr="00C7034F">
          <w:rPr>
            <w:rFonts w:ascii="Times New Roman" w:eastAsia="宋体" w:hAnsi="Times New Roman" w:cs="Times New Roman"/>
            <w:kern w:val="0"/>
            <w:sz w:val="24"/>
            <w:szCs w:val="24"/>
          </w:rPr>
          <w:t>，</w:t>
        </w:r>
        <w:r w:rsidR="007611C3" w:rsidRPr="00C7034F">
          <w:rPr>
            <w:rFonts w:ascii="Times New Roman" w:hAnsi="Times New Roman" w:cs="Times New Roman"/>
            <w:i/>
            <w:iCs/>
            <w:kern w:val="0"/>
            <w:sz w:val="24"/>
            <w:szCs w:val="24"/>
          </w:rPr>
          <w:t>η</w:t>
        </w:r>
        <w:r w:rsidR="007611C3" w:rsidRPr="00C7034F">
          <w:rPr>
            <w:rFonts w:ascii="Times New Roman" w:hAnsi="Times New Roman" w:cs="Times New Roman"/>
            <w:i/>
            <w:iCs/>
            <w:kern w:val="0"/>
            <w:sz w:val="24"/>
            <w:szCs w:val="24"/>
            <w:vertAlign w:val="subscript"/>
          </w:rPr>
          <w:t>p</w:t>
        </w:r>
        <w:r w:rsidR="007611C3" w:rsidRPr="00C7034F">
          <w:rPr>
            <w:rFonts w:ascii="Times New Roman" w:hAnsi="Times New Roman" w:cs="Times New Roman"/>
            <w:i/>
            <w:iCs/>
            <w:kern w:val="0"/>
            <w:sz w:val="24"/>
            <w:szCs w:val="24"/>
            <w:vertAlign w:val="superscript"/>
          </w:rPr>
          <w:t>2</w:t>
        </w:r>
        <w:r w:rsidR="007611C3" w:rsidRPr="00C7034F">
          <w:rPr>
            <w:rFonts w:ascii="Times New Roman" w:hAnsi="Times New Roman" w:cs="Times New Roman"/>
            <w:i/>
            <w:kern w:val="0"/>
            <w:sz w:val="24"/>
            <w:szCs w:val="24"/>
            <w:vertAlign w:val="superscript"/>
          </w:rPr>
          <w:t xml:space="preserve"> </w:t>
        </w:r>
        <w:r w:rsidR="007611C3" w:rsidRPr="00C7034F">
          <w:rPr>
            <w:rFonts w:ascii="Times New Roman" w:hAnsi="Times New Roman" w:cs="Times New Roman"/>
            <w:kern w:val="0"/>
            <w:sz w:val="24"/>
            <w:szCs w:val="24"/>
          </w:rPr>
          <w:t>= .</w:t>
        </w:r>
      </w:ins>
      <w:ins w:id="623" w:author="JiangLinfeng" w:date="2023-10-20T19:47:00Z">
        <w:r w:rsidR="0047693D">
          <w:rPr>
            <w:rFonts w:ascii="Times New Roman" w:hAnsi="Times New Roman" w:cs="Times New Roman"/>
            <w:kern w:val="0"/>
            <w:sz w:val="24"/>
            <w:szCs w:val="24"/>
          </w:rPr>
          <w:t>477</w:t>
        </w:r>
      </w:ins>
      <w:ins w:id="624" w:author="JiangLinfeng" w:date="2023-10-20T19:45:00Z">
        <w:r w:rsidR="007611C3" w:rsidRPr="00C7034F">
          <w:rPr>
            <w:rFonts w:ascii="Times New Roman" w:eastAsia="宋体" w:hAnsi="Times New Roman" w:cs="Times New Roman"/>
            <w:kern w:val="0"/>
            <w:sz w:val="24"/>
            <w:szCs w:val="24"/>
          </w:rPr>
          <w:t>；</w:t>
        </w:r>
        <w:r w:rsidR="007611C3">
          <w:rPr>
            <w:rFonts w:ascii="Times New Roman" w:eastAsia="宋体" w:hAnsi="Times New Roman" w:cs="Times New Roman"/>
            <w:sz w:val="24"/>
            <w:szCs w:val="24"/>
          </w:rPr>
          <w:t>相对保守程度</w:t>
        </w:r>
        <w:r w:rsidR="007611C3" w:rsidRPr="00C7034F">
          <w:rPr>
            <w:rFonts w:ascii="Times New Roman" w:eastAsia="宋体" w:hAnsi="Times New Roman" w:cs="Times New Roman"/>
            <w:color w:val="000000"/>
            <w:kern w:val="0"/>
            <w:sz w:val="24"/>
            <w:szCs w:val="24"/>
          </w:rPr>
          <w:t>的主效应显著，</w:t>
        </w:r>
        <w:r w:rsidR="007611C3" w:rsidRPr="00C7034F">
          <w:rPr>
            <w:rFonts w:ascii="Times New Roman" w:eastAsia="宋体" w:hAnsi="Times New Roman" w:cs="Times New Roman"/>
            <w:i/>
            <w:kern w:val="0"/>
            <w:sz w:val="24"/>
            <w:szCs w:val="24"/>
          </w:rPr>
          <w:t>F</w:t>
        </w:r>
        <w:r w:rsidR="007611C3" w:rsidRPr="00C7034F">
          <w:rPr>
            <w:rFonts w:ascii="Times New Roman" w:eastAsia="宋体" w:hAnsi="Times New Roman" w:cs="Times New Roman"/>
            <w:kern w:val="0"/>
            <w:sz w:val="24"/>
            <w:szCs w:val="24"/>
          </w:rPr>
          <w:t>(</w:t>
        </w:r>
      </w:ins>
      <w:ins w:id="625" w:author="JiangLinfeng" w:date="2023-10-20T19:47:00Z">
        <w:r w:rsidR="005F279F">
          <w:rPr>
            <w:rFonts w:ascii="Times New Roman" w:eastAsia="宋体" w:hAnsi="Times New Roman" w:cs="Times New Roman"/>
            <w:kern w:val="0"/>
            <w:sz w:val="24"/>
            <w:szCs w:val="24"/>
          </w:rPr>
          <w:t>2</w:t>
        </w:r>
      </w:ins>
      <w:ins w:id="626" w:author="JiangLinfeng" w:date="2023-10-20T19:45:00Z">
        <w:r w:rsidR="007611C3" w:rsidRPr="00C7034F">
          <w:rPr>
            <w:rFonts w:ascii="Times New Roman" w:eastAsia="宋体" w:hAnsi="Times New Roman" w:cs="Times New Roman"/>
            <w:kern w:val="0"/>
            <w:sz w:val="24"/>
            <w:szCs w:val="24"/>
          </w:rPr>
          <w:t xml:space="preserve">, </w:t>
        </w:r>
      </w:ins>
      <w:ins w:id="627" w:author="JiangLinfeng" w:date="2023-10-20T19:47:00Z">
        <w:r w:rsidR="005F279F">
          <w:rPr>
            <w:rFonts w:ascii="Times New Roman" w:eastAsia="宋体" w:hAnsi="Times New Roman" w:cs="Times New Roman"/>
            <w:kern w:val="0"/>
            <w:sz w:val="24"/>
            <w:szCs w:val="24"/>
          </w:rPr>
          <w:t>36</w:t>
        </w:r>
      </w:ins>
      <w:ins w:id="628" w:author="JiangLinfeng" w:date="2023-10-20T19:45:00Z">
        <w:r w:rsidR="007611C3" w:rsidRPr="00C7034F">
          <w:rPr>
            <w:rFonts w:ascii="Times New Roman" w:eastAsia="宋体" w:hAnsi="Times New Roman" w:cs="Times New Roman"/>
            <w:kern w:val="0"/>
            <w:sz w:val="24"/>
            <w:szCs w:val="24"/>
          </w:rPr>
          <w:t xml:space="preserve">) = </w:t>
        </w:r>
      </w:ins>
      <w:ins w:id="629" w:author="JiangLinfeng" w:date="2023-10-20T19:47:00Z">
        <w:r w:rsidR="005F279F">
          <w:rPr>
            <w:rFonts w:ascii="Times New Roman" w:eastAsia="宋体" w:hAnsi="Times New Roman" w:cs="Times New Roman"/>
            <w:kern w:val="0"/>
            <w:sz w:val="24"/>
            <w:szCs w:val="24"/>
          </w:rPr>
          <w:t>28</w:t>
        </w:r>
      </w:ins>
      <w:ins w:id="630" w:author="JiangLinfeng" w:date="2023-10-20T19:45:00Z">
        <w:r w:rsidR="007611C3" w:rsidRPr="00C7034F">
          <w:rPr>
            <w:rFonts w:ascii="Times New Roman" w:eastAsia="宋体" w:hAnsi="Times New Roman" w:cs="Times New Roman"/>
            <w:kern w:val="0"/>
            <w:sz w:val="24"/>
            <w:szCs w:val="24"/>
          </w:rPr>
          <w:t>.</w:t>
        </w:r>
      </w:ins>
      <w:ins w:id="631" w:author="JiangLinfeng" w:date="2023-10-20T19:47:00Z">
        <w:r w:rsidR="005F279F">
          <w:rPr>
            <w:rFonts w:ascii="Times New Roman" w:eastAsia="宋体" w:hAnsi="Times New Roman" w:cs="Times New Roman"/>
            <w:kern w:val="0"/>
            <w:sz w:val="24"/>
            <w:szCs w:val="24"/>
          </w:rPr>
          <w:t>277</w:t>
        </w:r>
      </w:ins>
      <w:ins w:id="632" w:author="JiangLinfeng" w:date="2023-10-20T19:45:00Z">
        <w:r w:rsidR="007611C3" w:rsidRPr="00C7034F">
          <w:rPr>
            <w:rFonts w:ascii="Times New Roman" w:eastAsia="宋体" w:hAnsi="Times New Roman" w:cs="Times New Roman"/>
            <w:kern w:val="0"/>
            <w:sz w:val="24"/>
            <w:szCs w:val="24"/>
          </w:rPr>
          <w:t>，</w:t>
        </w:r>
        <w:r w:rsidR="007611C3" w:rsidRPr="00C7034F">
          <w:rPr>
            <w:rFonts w:ascii="Times New Roman" w:eastAsia="宋体" w:hAnsi="Times New Roman" w:cs="Times New Roman"/>
            <w:i/>
            <w:kern w:val="0"/>
            <w:sz w:val="24"/>
            <w:szCs w:val="24"/>
          </w:rPr>
          <w:t xml:space="preserve">p </w:t>
        </w:r>
      </w:ins>
      <w:ins w:id="633" w:author="JiangLinfeng" w:date="2023-10-20T19:47:00Z">
        <w:r w:rsidR="001301F3">
          <w:rPr>
            <w:rFonts w:ascii="Times New Roman" w:eastAsia="宋体" w:hAnsi="Times New Roman" w:cs="Times New Roman"/>
            <w:kern w:val="0"/>
            <w:sz w:val="24"/>
            <w:szCs w:val="24"/>
          </w:rPr>
          <w:t>&lt;</w:t>
        </w:r>
      </w:ins>
      <w:ins w:id="634" w:author="JiangLinfeng" w:date="2023-10-20T19:45:00Z">
        <w:r w:rsidR="007611C3" w:rsidRPr="00C7034F">
          <w:rPr>
            <w:rFonts w:ascii="Times New Roman" w:eastAsia="宋体" w:hAnsi="Times New Roman" w:cs="Times New Roman"/>
            <w:kern w:val="0"/>
            <w:sz w:val="24"/>
            <w:szCs w:val="24"/>
          </w:rPr>
          <w:t xml:space="preserve"> .00</w:t>
        </w:r>
      </w:ins>
      <w:ins w:id="635" w:author="JiangLinfeng" w:date="2023-10-20T19:47:00Z">
        <w:r w:rsidR="001301F3">
          <w:rPr>
            <w:rFonts w:ascii="Times New Roman" w:eastAsia="宋体" w:hAnsi="Times New Roman" w:cs="Times New Roman"/>
            <w:kern w:val="0"/>
            <w:sz w:val="24"/>
            <w:szCs w:val="24"/>
          </w:rPr>
          <w:t>1</w:t>
        </w:r>
      </w:ins>
      <w:ins w:id="636" w:author="JiangLinfeng" w:date="2023-10-20T19:45:00Z">
        <w:r w:rsidR="007611C3" w:rsidRPr="00C7034F">
          <w:rPr>
            <w:rFonts w:ascii="Times New Roman" w:eastAsia="宋体" w:hAnsi="Times New Roman" w:cs="Times New Roman"/>
            <w:kern w:val="0"/>
            <w:sz w:val="24"/>
            <w:szCs w:val="24"/>
          </w:rPr>
          <w:t>，</w:t>
        </w:r>
        <w:r w:rsidR="007611C3" w:rsidRPr="00C7034F">
          <w:rPr>
            <w:rFonts w:ascii="Times New Roman" w:hAnsi="Times New Roman" w:cs="Times New Roman"/>
            <w:i/>
            <w:iCs/>
            <w:kern w:val="0"/>
            <w:sz w:val="24"/>
            <w:szCs w:val="24"/>
          </w:rPr>
          <w:t>η</w:t>
        </w:r>
        <w:r w:rsidR="007611C3" w:rsidRPr="00C7034F">
          <w:rPr>
            <w:rFonts w:ascii="Times New Roman" w:hAnsi="Times New Roman" w:cs="Times New Roman"/>
            <w:i/>
            <w:iCs/>
            <w:kern w:val="0"/>
            <w:sz w:val="24"/>
            <w:szCs w:val="24"/>
            <w:vertAlign w:val="subscript"/>
          </w:rPr>
          <w:t>p</w:t>
        </w:r>
        <w:r w:rsidR="007611C3" w:rsidRPr="00C7034F">
          <w:rPr>
            <w:rFonts w:ascii="Times New Roman" w:hAnsi="Times New Roman" w:cs="Times New Roman"/>
            <w:i/>
            <w:iCs/>
            <w:kern w:val="0"/>
            <w:sz w:val="24"/>
            <w:szCs w:val="24"/>
            <w:vertAlign w:val="superscript"/>
          </w:rPr>
          <w:t>2</w:t>
        </w:r>
        <w:r w:rsidR="007611C3" w:rsidRPr="00C7034F">
          <w:rPr>
            <w:rFonts w:ascii="Times New Roman" w:hAnsi="Times New Roman" w:cs="Times New Roman"/>
            <w:i/>
            <w:kern w:val="0"/>
            <w:sz w:val="24"/>
            <w:szCs w:val="24"/>
            <w:vertAlign w:val="superscript"/>
          </w:rPr>
          <w:t xml:space="preserve"> </w:t>
        </w:r>
        <w:r w:rsidR="007611C3" w:rsidRPr="00C7034F">
          <w:rPr>
            <w:rFonts w:ascii="Times New Roman" w:hAnsi="Times New Roman" w:cs="Times New Roman"/>
            <w:kern w:val="0"/>
            <w:sz w:val="24"/>
            <w:szCs w:val="24"/>
          </w:rPr>
          <w:t>= .</w:t>
        </w:r>
      </w:ins>
      <w:ins w:id="637" w:author="JiangLinfeng" w:date="2023-10-20T19:47:00Z">
        <w:r w:rsidR="001301F3">
          <w:rPr>
            <w:rFonts w:ascii="Times New Roman" w:hAnsi="Times New Roman" w:cs="Times New Roman"/>
            <w:kern w:val="0"/>
            <w:sz w:val="24"/>
            <w:szCs w:val="24"/>
          </w:rPr>
          <w:t>611</w:t>
        </w:r>
      </w:ins>
      <w:ins w:id="638" w:author="JiangLinfeng" w:date="2023-10-20T19:45:00Z">
        <w:r w:rsidR="007611C3" w:rsidRPr="00C7034F">
          <w:rPr>
            <w:rFonts w:ascii="Times New Roman" w:eastAsia="宋体" w:hAnsi="Times New Roman" w:cs="Times New Roman"/>
            <w:kern w:val="0"/>
            <w:sz w:val="24"/>
            <w:szCs w:val="24"/>
          </w:rPr>
          <w:t>；</w:t>
        </w:r>
        <w:r w:rsidR="007611C3" w:rsidRPr="00C7034F">
          <w:rPr>
            <w:rFonts w:ascii="Times New Roman" w:eastAsia="宋体" w:hAnsi="Times New Roman" w:cs="Times New Roman"/>
            <w:sz w:val="24"/>
            <w:szCs w:val="24"/>
          </w:rPr>
          <w:t>交互作用</w:t>
        </w:r>
        <w:r w:rsidR="007611C3" w:rsidRPr="00C7034F">
          <w:rPr>
            <w:rFonts w:ascii="Times New Roman" w:eastAsia="宋体" w:hAnsi="Times New Roman" w:cs="Times New Roman"/>
            <w:color w:val="000000"/>
            <w:kern w:val="0"/>
            <w:sz w:val="24"/>
            <w:szCs w:val="24"/>
          </w:rPr>
          <w:t>显著，</w:t>
        </w:r>
        <w:r w:rsidR="007611C3" w:rsidRPr="00C7034F">
          <w:rPr>
            <w:rFonts w:ascii="Times New Roman" w:eastAsia="宋体" w:hAnsi="Times New Roman" w:cs="Times New Roman"/>
            <w:i/>
            <w:kern w:val="0"/>
            <w:sz w:val="24"/>
            <w:szCs w:val="24"/>
          </w:rPr>
          <w:t>F</w:t>
        </w:r>
        <w:r w:rsidR="007611C3" w:rsidRPr="00C7034F">
          <w:rPr>
            <w:rFonts w:ascii="Times New Roman" w:eastAsia="宋体" w:hAnsi="Times New Roman" w:cs="Times New Roman"/>
            <w:kern w:val="0"/>
            <w:sz w:val="24"/>
            <w:szCs w:val="24"/>
          </w:rPr>
          <w:t>(</w:t>
        </w:r>
      </w:ins>
      <w:ins w:id="639" w:author="JiangLinfeng" w:date="2023-10-20T19:47:00Z">
        <w:r w:rsidR="001969BA">
          <w:rPr>
            <w:rFonts w:ascii="Times New Roman" w:eastAsia="宋体" w:hAnsi="Times New Roman" w:cs="Times New Roman"/>
            <w:kern w:val="0"/>
            <w:sz w:val="24"/>
            <w:szCs w:val="24"/>
          </w:rPr>
          <w:t>8</w:t>
        </w:r>
      </w:ins>
      <w:ins w:id="640" w:author="JiangLinfeng" w:date="2023-10-20T19:45:00Z">
        <w:r w:rsidR="007611C3" w:rsidRPr="00C7034F">
          <w:rPr>
            <w:rFonts w:ascii="Times New Roman" w:eastAsia="宋体" w:hAnsi="Times New Roman" w:cs="Times New Roman"/>
            <w:kern w:val="0"/>
            <w:sz w:val="24"/>
            <w:szCs w:val="24"/>
          </w:rPr>
          <w:t xml:space="preserve">, </w:t>
        </w:r>
      </w:ins>
      <w:ins w:id="641" w:author="JiangLinfeng" w:date="2023-10-20T19:48:00Z">
        <w:r w:rsidR="001969BA">
          <w:rPr>
            <w:rFonts w:ascii="Times New Roman" w:eastAsia="宋体" w:hAnsi="Times New Roman" w:cs="Times New Roman"/>
            <w:kern w:val="0"/>
            <w:sz w:val="24"/>
            <w:szCs w:val="24"/>
          </w:rPr>
          <w:t>144</w:t>
        </w:r>
      </w:ins>
      <w:ins w:id="642" w:author="JiangLinfeng" w:date="2023-10-20T19:45:00Z">
        <w:r w:rsidR="007611C3" w:rsidRPr="00C7034F">
          <w:rPr>
            <w:rFonts w:ascii="Times New Roman" w:eastAsia="宋体" w:hAnsi="Times New Roman" w:cs="Times New Roman"/>
            <w:kern w:val="0"/>
            <w:sz w:val="24"/>
            <w:szCs w:val="24"/>
          </w:rPr>
          <w:t xml:space="preserve">) = </w:t>
        </w:r>
      </w:ins>
      <w:ins w:id="643" w:author="JiangLinfeng" w:date="2023-10-20T19:48:00Z">
        <w:r w:rsidR="001969BA">
          <w:rPr>
            <w:rFonts w:ascii="Times New Roman" w:eastAsia="宋体" w:hAnsi="Times New Roman" w:cs="Times New Roman"/>
            <w:kern w:val="0"/>
            <w:sz w:val="24"/>
            <w:szCs w:val="24"/>
          </w:rPr>
          <w:t>1</w:t>
        </w:r>
      </w:ins>
      <w:ins w:id="644" w:author="JiangLinfeng" w:date="2023-10-20T19:45:00Z">
        <w:r w:rsidR="007611C3" w:rsidRPr="00C7034F">
          <w:rPr>
            <w:rFonts w:ascii="Times New Roman" w:eastAsia="宋体" w:hAnsi="Times New Roman" w:cs="Times New Roman"/>
            <w:kern w:val="0"/>
            <w:sz w:val="24"/>
            <w:szCs w:val="24"/>
          </w:rPr>
          <w:t>1.</w:t>
        </w:r>
      </w:ins>
      <w:ins w:id="645" w:author="JiangLinfeng" w:date="2023-10-20T19:48:00Z">
        <w:r w:rsidR="001969BA">
          <w:rPr>
            <w:rFonts w:ascii="Times New Roman" w:eastAsia="宋体" w:hAnsi="Times New Roman" w:cs="Times New Roman"/>
            <w:kern w:val="0"/>
            <w:sz w:val="24"/>
            <w:szCs w:val="24"/>
          </w:rPr>
          <w:t>504</w:t>
        </w:r>
      </w:ins>
      <w:ins w:id="646" w:author="JiangLinfeng" w:date="2023-10-20T19:45:00Z">
        <w:r w:rsidR="007611C3" w:rsidRPr="00C7034F">
          <w:rPr>
            <w:rFonts w:ascii="Times New Roman" w:eastAsia="宋体" w:hAnsi="Times New Roman" w:cs="Times New Roman"/>
            <w:kern w:val="0"/>
            <w:sz w:val="24"/>
            <w:szCs w:val="24"/>
          </w:rPr>
          <w:t>，</w:t>
        </w:r>
        <w:r w:rsidR="007611C3" w:rsidRPr="00C7034F">
          <w:rPr>
            <w:rFonts w:ascii="Times New Roman" w:eastAsia="宋体" w:hAnsi="Times New Roman" w:cs="Times New Roman"/>
            <w:i/>
            <w:kern w:val="0"/>
            <w:sz w:val="24"/>
            <w:szCs w:val="24"/>
          </w:rPr>
          <w:t xml:space="preserve">p </w:t>
        </w:r>
      </w:ins>
      <w:ins w:id="647" w:author="JiangLinfeng" w:date="2023-10-20T19:48:00Z">
        <w:r w:rsidR="006A276F">
          <w:rPr>
            <w:rFonts w:ascii="Times New Roman" w:eastAsia="宋体" w:hAnsi="Times New Roman" w:cs="Times New Roman" w:hint="eastAsia"/>
            <w:kern w:val="0"/>
            <w:sz w:val="24"/>
            <w:szCs w:val="24"/>
          </w:rPr>
          <w:t>&lt;</w:t>
        </w:r>
      </w:ins>
      <w:ins w:id="648" w:author="JiangLinfeng" w:date="2023-10-20T19:45:00Z">
        <w:r w:rsidR="007611C3" w:rsidRPr="00C7034F">
          <w:rPr>
            <w:rFonts w:ascii="Times New Roman" w:eastAsia="宋体" w:hAnsi="Times New Roman" w:cs="Times New Roman"/>
            <w:kern w:val="0"/>
            <w:sz w:val="24"/>
            <w:szCs w:val="24"/>
          </w:rPr>
          <w:t xml:space="preserve"> .</w:t>
        </w:r>
      </w:ins>
      <w:ins w:id="649" w:author="JiangLinfeng" w:date="2023-10-20T19:48:00Z">
        <w:r w:rsidR="006A276F">
          <w:rPr>
            <w:rFonts w:ascii="Times New Roman" w:eastAsia="宋体" w:hAnsi="Times New Roman" w:cs="Times New Roman"/>
            <w:kern w:val="0"/>
            <w:sz w:val="24"/>
            <w:szCs w:val="24"/>
          </w:rPr>
          <w:t>00</w:t>
        </w:r>
      </w:ins>
      <w:ins w:id="650" w:author="JiangLinfeng" w:date="2023-10-20T19:45:00Z">
        <w:r w:rsidR="007611C3" w:rsidRPr="00C7034F">
          <w:rPr>
            <w:rFonts w:ascii="Times New Roman" w:eastAsia="宋体" w:hAnsi="Times New Roman" w:cs="Times New Roman"/>
            <w:kern w:val="0"/>
            <w:sz w:val="24"/>
            <w:szCs w:val="24"/>
          </w:rPr>
          <w:t>1</w:t>
        </w:r>
      </w:ins>
      <w:ins w:id="651" w:author="JiangLinfeng" w:date="2023-10-20T19:48:00Z">
        <w:r w:rsidR="00AE1D6B">
          <w:rPr>
            <w:rFonts w:ascii="Times New Roman" w:eastAsia="宋体" w:hAnsi="Times New Roman" w:cs="Times New Roman"/>
            <w:kern w:val="0"/>
            <w:sz w:val="24"/>
            <w:szCs w:val="24"/>
          </w:rPr>
          <w:t>,</w:t>
        </w:r>
        <w:r w:rsidR="00AE1D6B" w:rsidRPr="00AE1D6B">
          <w:rPr>
            <w:rFonts w:ascii="Times New Roman" w:hAnsi="Times New Roman" w:cs="Times New Roman"/>
            <w:i/>
            <w:iCs/>
            <w:kern w:val="0"/>
            <w:sz w:val="24"/>
            <w:szCs w:val="24"/>
          </w:rPr>
          <w:t xml:space="preserve"> </w:t>
        </w:r>
        <w:r w:rsidR="00AE1D6B" w:rsidRPr="00C7034F">
          <w:rPr>
            <w:rFonts w:ascii="Times New Roman" w:hAnsi="Times New Roman" w:cs="Times New Roman"/>
            <w:i/>
            <w:iCs/>
            <w:kern w:val="0"/>
            <w:sz w:val="24"/>
            <w:szCs w:val="24"/>
          </w:rPr>
          <w:t>η</w:t>
        </w:r>
        <w:r w:rsidR="00AE1D6B" w:rsidRPr="00C7034F">
          <w:rPr>
            <w:rFonts w:ascii="Times New Roman" w:hAnsi="Times New Roman" w:cs="Times New Roman"/>
            <w:i/>
            <w:iCs/>
            <w:kern w:val="0"/>
            <w:sz w:val="24"/>
            <w:szCs w:val="24"/>
            <w:vertAlign w:val="subscript"/>
          </w:rPr>
          <w:t>p</w:t>
        </w:r>
        <w:r w:rsidR="00AE1D6B" w:rsidRPr="00C7034F">
          <w:rPr>
            <w:rFonts w:ascii="Times New Roman" w:hAnsi="Times New Roman" w:cs="Times New Roman"/>
            <w:i/>
            <w:iCs/>
            <w:kern w:val="0"/>
            <w:sz w:val="24"/>
            <w:szCs w:val="24"/>
            <w:vertAlign w:val="superscript"/>
          </w:rPr>
          <w:t>2</w:t>
        </w:r>
        <w:r w:rsidR="00AE1D6B" w:rsidRPr="00C7034F">
          <w:rPr>
            <w:rFonts w:ascii="Times New Roman" w:hAnsi="Times New Roman" w:cs="Times New Roman"/>
            <w:i/>
            <w:kern w:val="0"/>
            <w:sz w:val="24"/>
            <w:szCs w:val="24"/>
            <w:vertAlign w:val="superscript"/>
          </w:rPr>
          <w:t xml:space="preserve"> </w:t>
        </w:r>
        <w:r w:rsidR="00AE1D6B" w:rsidRPr="00C7034F">
          <w:rPr>
            <w:rFonts w:ascii="Times New Roman" w:hAnsi="Times New Roman" w:cs="Times New Roman"/>
            <w:kern w:val="0"/>
            <w:sz w:val="24"/>
            <w:szCs w:val="24"/>
          </w:rPr>
          <w:t>= .</w:t>
        </w:r>
        <w:r w:rsidR="00AE1D6B">
          <w:rPr>
            <w:rFonts w:ascii="Times New Roman" w:hAnsi="Times New Roman" w:cs="Times New Roman"/>
            <w:kern w:val="0"/>
            <w:sz w:val="24"/>
            <w:szCs w:val="24"/>
          </w:rPr>
          <w:t>390</w:t>
        </w:r>
      </w:ins>
      <w:ins w:id="652" w:author="JiangLinfeng" w:date="2023-10-20T19:45:00Z">
        <w:r w:rsidR="007611C3" w:rsidRPr="00C7034F">
          <w:rPr>
            <w:rFonts w:ascii="Times New Roman" w:eastAsia="宋体" w:hAnsi="Times New Roman" w:cs="Times New Roman"/>
            <w:kern w:val="0"/>
            <w:sz w:val="24"/>
            <w:szCs w:val="24"/>
          </w:rPr>
          <w:t>。</w:t>
        </w:r>
      </w:ins>
      <w:ins w:id="653" w:author="JiangLinfeng" w:date="2023-10-20T19:48:00Z">
        <w:r w:rsidR="00CF58F4">
          <w:rPr>
            <w:rFonts w:ascii="Times New Roman" w:eastAsia="宋体" w:hAnsi="Times New Roman" w:cs="Times New Roman" w:hint="eastAsia"/>
            <w:kern w:val="0"/>
            <w:sz w:val="24"/>
            <w:szCs w:val="24"/>
          </w:rPr>
          <w:t>不同游戏通关视频的</w:t>
        </w:r>
      </w:ins>
      <w:ins w:id="654" w:author="JiangLinfeng" w:date="2023-10-20T19:49:00Z">
        <w:r w:rsidR="00776FBA">
          <w:rPr>
            <w:rFonts w:ascii="Times New Roman" w:eastAsia="宋体" w:hAnsi="Times New Roman" w:cs="Times New Roman" w:hint="eastAsia"/>
            <w:kern w:val="0"/>
            <w:sz w:val="24"/>
            <w:szCs w:val="24"/>
          </w:rPr>
          <w:t>创造力评分见图</w:t>
        </w:r>
        <w:r w:rsidR="00776FBA">
          <w:rPr>
            <w:rFonts w:ascii="Times New Roman" w:eastAsia="宋体" w:hAnsi="Times New Roman" w:cs="Times New Roman" w:hint="eastAsia"/>
            <w:kern w:val="0"/>
            <w:sz w:val="24"/>
            <w:szCs w:val="24"/>
          </w:rPr>
          <w:t>8</w:t>
        </w:r>
        <w:r w:rsidR="00D8287C">
          <w:rPr>
            <w:rFonts w:ascii="Times New Roman" w:eastAsia="宋体" w:hAnsi="Times New Roman" w:cs="Times New Roman" w:hint="eastAsia"/>
            <w:kern w:val="0"/>
            <w:sz w:val="24"/>
            <w:szCs w:val="24"/>
          </w:rPr>
          <w:t>。</w:t>
        </w:r>
      </w:ins>
      <w:ins w:id="655" w:author="JiangLinfeng" w:date="2023-10-20T19:52:00Z">
        <w:r w:rsidR="004C6284">
          <w:rPr>
            <w:rFonts w:ascii="Times New Roman" w:eastAsia="宋体" w:hAnsi="Times New Roman" w:cs="Times New Roman" w:hint="eastAsia"/>
            <w:kern w:val="0"/>
            <w:sz w:val="24"/>
            <w:szCs w:val="24"/>
          </w:rPr>
          <w:t>结果说明，不同</w:t>
        </w:r>
        <w:r w:rsidR="00295244">
          <w:rPr>
            <w:rFonts w:ascii="Times New Roman" w:eastAsia="宋体" w:hAnsi="Times New Roman" w:cs="Times New Roman" w:hint="eastAsia"/>
            <w:kern w:val="0"/>
            <w:sz w:val="24"/>
            <w:szCs w:val="24"/>
          </w:rPr>
          <w:t>相对保守程度的</w:t>
        </w:r>
        <w:r w:rsidR="009E1062">
          <w:rPr>
            <w:rFonts w:ascii="Times New Roman" w:eastAsia="宋体" w:hAnsi="Times New Roman" w:cs="Times New Roman" w:hint="eastAsia"/>
            <w:kern w:val="0"/>
            <w:sz w:val="24"/>
            <w:szCs w:val="24"/>
          </w:rPr>
          <w:t>游戏通关视频得到的创造力评分不同，并与游戏关卡内容存在交互</w:t>
        </w:r>
        <w:r w:rsidR="0071235A">
          <w:rPr>
            <w:rFonts w:ascii="Times New Roman" w:eastAsia="宋体" w:hAnsi="Times New Roman" w:cs="Times New Roman" w:hint="eastAsia"/>
            <w:kern w:val="0"/>
            <w:sz w:val="24"/>
            <w:szCs w:val="24"/>
          </w:rPr>
          <w:t>，</w:t>
        </w:r>
      </w:ins>
      <w:ins w:id="656" w:author="JiangLinfeng" w:date="2023-10-20T19:54:00Z">
        <w:r w:rsidR="00414777">
          <w:rPr>
            <w:rFonts w:ascii="Times New Roman" w:eastAsia="宋体" w:hAnsi="Times New Roman" w:cs="Times New Roman" w:hint="eastAsia"/>
            <w:kern w:val="0"/>
            <w:sz w:val="24"/>
            <w:szCs w:val="24"/>
          </w:rPr>
          <w:t>与我们之前的假设相符。</w:t>
        </w:r>
      </w:ins>
    </w:p>
    <w:p w14:paraId="0352FEF2" w14:textId="2AB85768" w:rsidR="00B54232" w:rsidRDefault="00953121" w:rsidP="004A3DD3">
      <w:pPr>
        <w:spacing w:line="288" w:lineRule="auto"/>
        <w:ind w:firstLineChars="200" w:firstLine="480"/>
        <w:jc w:val="center"/>
        <w:rPr>
          <w:ins w:id="657" w:author="JiangLinfeng" w:date="2023-10-20T19:49:00Z"/>
          <w:rFonts w:ascii="Times New Roman" w:eastAsia="宋体" w:hAnsi="Times New Roman" w:cs="Times New Roman"/>
          <w:kern w:val="0"/>
          <w:sz w:val="24"/>
          <w:szCs w:val="24"/>
        </w:rPr>
      </w:pPr>
      <w:ins w:id="658" w:author="JiangLinfeng" w:date="2023-10-20T19:49:00Z">
        <w:r>
          <w:rPr>
            <w:rFonts w:ascii="Times New Roman" w:eastAsia="宋体" w:hAnsi="Times New Roman" w:cs="Times New Roman"/>
            <w:noProof/>
            <w:kern w:val="0"/>
            <w:sz w:val="24"/>
            <w:szCs w:val="24"/>
          </w:rPr>
          <w:drawing>
            <wp:inline distT="0" distB="0" distL="0" distR="0" wp14:anchorId="7CFDF9FC" wp14:editId="2DE62FBE">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ins>
    </w:p>
    <w:p w14:paraId="1C47708F" w14:textId="5EAADB4C" w:rsidR="004A3DD3" w:rsidRPr="005F279F" w:rsidRDefault="004A3DD3" w:rsidP="004A3DD3">
      <w:pPr>
        <w:spacing w:line="288" w:lineRule="auto"/>
        <w:ind w:firstLineChars="200" w:firstLine="480"/>
        <w:jc w:val="center"/>
        <w:rPr>
          <w:ins w:id="659" w:author="JiangLinfeng" w:date="2023-10-20T19:27:00Z"/>
          <w:rFonts w:ascii="Times New Roman" w:eastAsia="宋体" w:hAnsi="Times New Roman" w:cs="Times New Roman" w:hint="eastAsia"/>
          <w:kern w:val="0"/>
          <w:sz w:val="24"/>
          <w:szCs w:val="24"/>
        </w:rPr>
        <w:pPrChange w:id="660" w:author="JiangLinfeng" w:date="2023-10-20T19:49:00Z">
          <w:pPr>
            <w:spacing w:line="288" w:lineRule="auto"/>
            <w:ind w:firstLineChars="200" w:firstLine="480"/>
            <w:jc w:val="left"/>
          </w:pPr>
        </w:pPrChange>
      </w:pPr>
      <w:ins w:id="661" w:author="JiangLinfeng" w:date="2023-10-20T19:49:00Z">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 xml:space="preserve"> </w:t>
        </w:r>
        <w:r w:rsidR="00953121">
          <w:rPr>
            <w:rFonts w:ascii="Times New Roman" w:eastAsia="宋体" w:hAnsi="Times New Roman" w:cs="Times New Roman" w:hint="eastAsia"/>
            <w:kern w:val="0"/>
            <w:sz w:val="24"/>
            <w:szCs w:val="24"/>
          </w:rPr>
          <w:t>不同</w:t>
        </w:r>
      </w:ins>
      <w:ins w:id="662" w:author="JiangLinfeng" w:date="2023-10-20T19:50:00Z">
        <w:r w:rsidR="00953121">
          <w:rPr>
            <w:rFonts w:ascii="Times New Roman" w:eastAsia="宋体" w:hAnsi="Times New Roman" w:cs="Times New Roman" w:hint="eastAsia"/>
            <w:kern w:val="0"/>
            <w:sz w:val="24"/>
            <w:szCs w:val="24"/>
          </w:rPr>
          <w:t>游戏通关视频的创造力评分</w:t>
        </w:r>
      </w:ins>
    </w:p>
    <w:p w14:paraId="0A550AE5" w14:textId="6F94B131" w:rsidR="005E2132" w:rsidRPr="00EB2F59" w:rsidRDefault="00C252AA" w:rsidP="002A483C">
      <w:pPr>
        <w:spacing w:line="288" w:lineRule="auto"/>
        <w:ind w:firstLineChars="200" w:firstLine="480"/>
        <w:jc w:val="left"/>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在确定</w:t>
      </w:r>
      <w:r w:rsidR="005902EB" w:rsidRPr="00EB2F59">
        <w:rPr>
          <w:rFonts w:ascii="Times New Roman" w:eastAsia="宋体" w:hAnsi="Times New Roman" w:cs="Times New Roman"/>
          <w:kern w:val="0"/>
          <w:sz w:val="24"/>
          <w:szCs w:val="24"/>
        </w:rPr>
        <w:t>有关事件结构的变量</w:t>
      </w:r>
      <w:r w:rsidR="00CA5003" w:rsidRPr="00EB2F59">
        <w:rPr>
          <w:rFonts w:ascii="Times New Roman" w:eastAsia="宋体" w:hAnsi="Times New Roman" w:cs="Times New Roman"/>
          <w:kern w:val="0"/>
          <w:sz w:val="24"/>
          <w:szCs w:val="24"/>
        </w:rPr>
        <w:t>具有预测创造力评估的可能性后，将</w:t>
      </w:r>
      <w:r w:rsidR="00926E47" w:rsidRPr="00EB2F59">
        <w:rPr>
          <w:rFonts w:ascii="Times New Roman" w:eastAsia="宋体" w:hAnsi="Times New Roman" w:cs="Times New Roman"/>
          <w:kern w:val="0"/>
          <w:sz w:val="24"/>
          <w:szCs w:val="24"/>
        </w:rPr>
        <w:t>被试对每个通关视频</w:t>
      </w:r>
      <w:r w:rsidR="00D311ED" w:rsidRPr="00EB2F59">
        <w:rPr>
          <w:rFonts w:ascii="Times New Roman" w:eastAsia="宋体" w:hAnsi="Times New Roman" w:cs="Times New Roman"/>
          <w:kern w:val="0"/>
          <w:sz w:val="24"/>
          <w:szCs w:val="24"/>
        </w:rPr>
        <w:t>的创造力评分纳入分析。</w:t>
      </w:r>
      <w:r w:rsidR="00306862" w:rsidRPr="00EB2F59">
        <w:rPr>
          <w:rFonts w:ascii="Times New Roman" w:eastAsia="宋体" w:hAnsi="Times New Roman" w:cs="Times New Roman"/>
          <w:kern w:val="0"/>
          <w:sz w:val="24"/>
          <w:szCs w:val="24"/>
        </w:rPr>
        <w:t>在具体分析前，将每个被试的评分标准化，</w:t>
      </w:r>
      <w:r w:rsidR="005A509F" w:rsidRPr="00EB2F59">
        <w:rPr>
          <w:rFonts w:ascii="Times New Roman" w:eastAsia="宋体" w:hAnsi="Times New Roman" w:cs="Times New Roman"/>
          <w:kern w:val="0"/>
          <w:sz w:val="24"/>
          <w:szCs w:val="24"/>
        </w:rPr>
        <w:t>减少不同被试打分</w:t>
      </w:r>
      <w:r w:rsidR="00B61B30" w:rsidRPr="00EB2F59">
        <w:rPr>
          <w:rFonts w:ascii="Times New Roman" w:eastAsia="宋体" w:hAnsi="Times New Roman" w:cs="Times New Roman"/>
          <w:kern w:val="0"/>
          <w:sz w:val="24"/>
          <w:szCs w:val="24"/>
        </w:rPr>
        <w:t>偏好不同产生的影响。</w:t>
      </w:r>
      <w:r w:rsidR="008B351C" w:rsidRPr="00EB2F59">
        <w:rPr>
          <w:rFonts w:ascii="Times New Roman" w:eastAsia="宋体" w:hAnsi="Times New Roman" w:cs="Times New Roman"/>
          <w:kern w:val="0"/>
          <w:sz w:val="24"/>
          <w:szCs w:val="24"/>
        </w:rPr>
        <w:t>在五个关卡中，所有被试的创造力评分与</w:t>
      </w:r>
      <w:r w:rsidR="00A4774A" w:rsidRPr="00EB2F59">
        <w:rPr>
          <w:rFonts w:ascii="Times New Roman" w:eastAsia="宋体" w:hAnsi="Times New Roman" w:cs="Times New Roman"/>
          <w:kern w:val="0"/>
          <w:sz w:val="24"/>
          <w:szCs w:val="24"/>
        </w:rPr>
        <w:t>相对</w:t>
      </w:r>
      <w:proofErr w:type="gramStart"/>
      <w:r w:rsidR="00A4774A" w:rsidRPr="00EB2F59">
        <w:rPr>
          <w:rFonts w:ascii="Times New Roman" w:eastAsia="宋体" w:hAnsi="Times New Roman" w:cs="Times New Roman"/>
          <w:kern w:val="0"/>
          <w:sz w:val="24"/>
          <w:szCs w:val="24"/>
        </w:rPr>
        <w:t>层次齐性</w:t>
      </w:r>
      <w:proofErr w:type="gramEnd"/>
      <w:r w:rsidR="00A4774A" w:rsidRPr="00EB2F59">
        <w:rPr>
          <w:rFonts w:ascii="Times New Roman" w:eastAsia="宋体" w:hAnsi="Times New Roman" w:cs="Times New Roman"/>
          <w:kern w:val="0"/>
          <w:sz w:val="24"/>
          <w:szCs w:val="24"/>
        </w:rPr>
        <w:t>/</w:t>
      </w:r>
      <w:r w:rsidR="00A4774A" w:rsidRPr="00EB2F59">
        <w:rPr>
          <w:rFonts w:ascii="Times New Roman" w:eastAsia="宋体" w:hAnsi="Times New Roman" w:cs="Times New Roman"/>
          <w:kern w:val="0"/>
          <w:sz w:val="24"/>
          <w:szCs w:val="24"/>
        </w:rPr>
        <w:t>粗划分分割一致性</w:t>
      </w:r>
      <w:r w:rsidR="00A4774A" w:rsidRPr="00EB2F59">
        <w:rPr>
          <w:rFonts w:ascii="Times New Roman" w:eastAsia="宋体" w:hAnsi="Times New Roman" w:cs="Times New Roman"/>
          <w:kern w:val="0"/>
          <w:sz w:val="24"/>
          <w:szCs w:val="24"/>
        </w:rPr>
        <w:t>/</w:t>
      </w:r>
      <w:r w:rsidR="00A4774A" w:rsidRPr="00EB2F59">
        <w:rPr>
          <w:rFonts w:ascii="Times New Roman" w:eastAsia="宋体" w:hAnsi="Times New Roman" w:cs="Times New Roman"/>
          <w:kern w:val="0"/>
          <w:sz w:val="24"/>
          <w:szCs w:val="24"/>
        </w:rPr>
        <w:t>细划分分割一致性的分布见图</w:t>
      </w:r>
      <w:ins w:id="663" w:author="JiangLinfeng" w:date="2023-10-20T19:51:00Z">
        <w:r w:rsidR="00A314E4">
          <w:rPr>
            <w:rFonts w:ascii="Times New Roman" w:eastAsia="宋体" w:hAnsi="Times New Roman" w:cs="Times New Roman"/>
            <w:kern w:val="0"/>
            <w:sz w:val="24"/>
            <w:szCs w:val="24"/>
          </w:rPr>
          <w:t>9</w:t>
        </w:r>
      </w:ins>
      <w:del w:id="664" w:author="JiangLinfeng" w:date="2023-10-20T19:51:00Z">
        <w:r w:rsidR="007D7A79" w:rsidRPr="00EB2F59" w:rsidDel="00A314E4">
          <w:rPr>
            <w:rFonts w:ascii="Times New Roman" w:eastAsia="宋体" w:hAnsi="Times New Roman" w:cs="Times New Roman"/>
            <w:kern w:val="0"/>
            <w:sz w:val="24"/>
            <w:szCs w:val="24"/>
          </w:rPr>
          <w:delText>8</w:delText>
        </w:r>
      </w:del>
      <w:r w:rsidR="007D7A79" w:rsidRPr="00EB2F59">
        <w:rPr>
          <w:rFonts w:ascii="Times New Roman" w:eastAsia="宋体" w:hAnsi="Times New Roman" w:cs="Times New Roman"/>
          <w:kern w:val="0"/>
          <w:sz w:val="24"/>
          <w:szCs w:val="24"/>
        </w:rPr>
        <w:t>至图</w:t>
      </w:r>
      <w:r w:rsidR="007D7A79" w:rsidRPr="00EB2F59">
        <w:rPr>
          <w:rFonts w:ascii="Times New Roman" w:eastAsia="宋体" w:hAnsi="Times New Roman" w:cs="Times New Roman"/>
          <w:kern w:val="0"/>
          <w:sz w:val="24"/>
          <w:szCs w:val="24"/>
        </w:rPr>
        <w:t>1</w:t>
      </w:r>
      <w:ins w:id="665" w:author="JiangLinfeng" w:date="2023-10-20T19:51:00Z">
        <w:r w:rsidR="00A314E4">
          <w:rPr>
            <w:rFonts w:ascii="Times New Roman" w:eastAsia="宋体" w:hAnsi="Times New Roman" w:cs="Times New Roman"/>
            <w:kern w:val="0"/>
            <w:sz w:val="24"/>
            <w:szCs w:val="24"/>
          </w:rPr>
          <w:t>3</w:t>
        </w:r>
      </w:ins>
      <w:del w:id="666" w:author="JiangLinfeng" w:date="2023-10-20T19:51:00Z">
        <w:r w:rsidR="007D7A79" w:rsidRPr="00EB2F59" w:rsidDel="00A314E4">
          <w:rPr>
            <w:rFonts w:ascii="Times New Roman" w:eastAsia="宋体" w:hAnsi="Times New Roman" w:cs="Times New Roman"/>
            <w:kern w:val="0"/>
            <w:sz w:val="24"/>
            <w:szCs w:val="24"/>
          </w:rPr>
          <w:delText>2</w:delText>
        </w:r>
      </w:del>
      <w:r w:rsidR="007D7A79" w:rsidRPr="00EB2F59">
        <w:rPr>
          <w:rFonts w:ascii="Times New Roman" w:eastAsia="宋体" w:hAnsi="Times New Roman" w:cs="Times New Roman"/>
          <w:kern w:val="0"/>
          <w:sz w:val="24"/>
          <w:szCs w:val="24"/>
        </w:rPr>
        <w:t>。</w:t>
      </w:r>
    </w:p>
    <w:p w14:paraId="6AA17F83" w14:textId="2CA3FA59" w:rsidR="005141DF" w:rsidRPr="00EB2F59" w:rsidRDefault="0077180E" w:rsidP="005F341C">
      <w:pPr>
        <w:spacing w:line="288" w:lineRule="auto"/>
        <w:ind w:firstLineChars="200" w:firstLine="420"/>
        <w:jc w:val="center"/>
        <w:rPr>
          <w:rFonts w:ascii="Times New Roman" w:eastAsia="宋体" w:hAnsi="Times New Roman" w:cs="Times New Roman"/>
          <w:kern w:val="0"/>
          <w:sz w:val="24"/>
          <w:szCs w:val="24"/>
        </w:rPr>
      </w:pPr>
      <w:r>
        <w:rPr>
          <w:noProof/>
        </w:rPr>
        <w:lastRenderedPageBreak/>
        <w:drawing>
          <wp:inline distT="0" distB="0" distL="0" distR="0" wp14:anchorId="29C7F86F" wp14:editId="1B9FE0D9">
            <wp:extent cx="5274310" cy="46882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4">
                      <a:extLst>
                        <a:ext uri="{28A0092B-C50C-407E-A947-70E740481C1C}">
                          <a14:useLocalDpi xmlns:a14="http://schemas.microsoft.com/office/drawing/2010/main" val="0"/>
                        </a:ext>
                      </a:extLst>
                    </a:blip>
                    <a:stretch>
                      <a:fillRect/>
                    </a:stretch>
                  </pic:blipFill>
                  <pic:spPr>
                    <a:xfrm>
                      <a:off x="0" y="0"/>
                      <a:ext cx="5274310" cy="4688206"/>
                    </a:xfrm>
                    <a:prstGeom prst="rect">
                      <a:avLst/>
                    </a:prstGeom>
                  </pic:spPr>
                </pic:pic>
              </a:graphicData>
            </a:graphic>
          </wp:inline>
        </w:drawing>
      </w:r>
      <w:commentRangeStart w:id="667"/>
      <w:commentRangeEnd w:id="667"/>
      <w:r>
        <w:commentReference w:id="667"/>
      </w:r>
    </w:p>
    <w:p w14:paraId="4A80B2E7" w14:textId="63C78B67" w:rsidR="00EB2F59" w:rsidRDefault="00C5665B" w:rsidP="0042089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ins w:id="668" w:author="JiangLinfeng" w:date="2023-10-20T19:50:00Z">
        <w:r w:rsidR="005E3AC2">
          <w:rPr>
            <w:rFonts w:ascii="Times New Roman" w:eastAsia="宋体" w:hAnsi="Times New Roman" w:cs="Times New Roman"/>
            <w:kern w:val="0"/>
            <w:sz w:val="24"/>
            <w:szCs w:val="24"/>
          </w:rPr>
          <w:t>9</w:t>
        </w:r>
      </w:ins>
      <w:del w:id="669" w:author="JiangLinfeng" w:date="2023-10-20T19:50:00Z">
        <w:r w:rsidRPr="00EB2F59" w:rsidDel="005E3AC2">
          <w:rPr>
            <w:rFonts w:ascii="Times New Roman" w:eastAsia="宋体" w:hAnsi="Times New Roman" w:cs="Times New Roman"/>
            <w:kern w:val="0"/>
            <w:sz w:val="24"/>
            <w:szCs w:val="24"/>
          </w:rPr>
          <w:delText>8</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第一关视频创造力评分与事件结构变量分布</w:t>
      </w:r>
    </w:p>
    <w:p w14:paraId="43E3E5EE" w14:textId="77777777" w:rsidR="00CF3F99" w:rsidRDefault="0042089E" w:rsidP="00EF7AD7">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00EF7AD7" w:rsidRPr="00EF7AD7">
        <w:rPr>
          <w:rFonts w:ascii="Times New Roman" w:eastAsia="宋体" w:hAnsi="Times New Roman" w:cs="Times New Roman"/>
          <w:szCs w:val="21"/>
        </w:rPr>
        <w:t xml:space="preserve"> </w:t>
      </w:r>
      <w:r w:rsidR="00EF7AD7">
        <w:rPr>
          <w:rFonts w:ascii="Times New Roman" w:eastAsia="宋体" w:hAnsi="Times New Roman" w:cs="Times New Roman"/>
          <w:szCs w:val="21"/>
        </w:rPr>
        <w:t>i) a</w:t>
      </w:r>
      <w:r w:rsidR="00EF7AD7">
        <w:rPr>
          <w:rFonts w:ascii="Times New Roman" w:eastAsia="宋体" w:hAnsi="Times New Roman" w:cs="Times New Roman" w:hint="eastAsia"/>
          <w:szCs w:val="21"/>
        </w:rPr>
        <w:t>/</w:t>
      </w:r>
      <w:r w:rsidR="00EF7AD7">
        <w:rPr>
          <w:rFonts w:ascii="Times New Roman" w:eastAsia="宋体" w:hAnsi="Times New Roman" w:cs="Times New Roman"/>
          <w:szCs w:val="21"/>
        </w:rPr>
        <w:t>b/c</w:t>
      </w:r>
      <w:r w:rsidR="002612C4">
        <w:rPr>
          <w:rFonts w:ascii="Times New Roman" w:eastAsia="宋体" w:hAnsi="Times New Roman" w:cs="Times New Roman" w:hint="eastAsia"/>
          <w:szCs w:val="21"/>
        </w:rPr>
        <w:t>分别为</w:t>
      </w:r>
      <w:r w:rsidR="005F341C">
        <w:rPr>
          <w:rFonts w:ascii="Times New Roman" w:eastAsia="宋体" w:hAnsi="Times New Roman" w:cs="Times New Roman" w:hint="eastAsia"/>
          <w:szCs w:val="21"/>
        </w:rPr>
        <w:t>创造力评分与相对层次</w:t>
      </w:r>
      <w:r w:rsidR="000B7D72">
        <w:rPr>
          <w:rFonts w:ascii="Times New Roman" w:eastAsia="宋体" w:hAnsi="Times New Roman" w:cs="Times New Roman" w:hint="eastAsia"/>
          <w:szCs w:val="21"/>
        </w:rPr>
        <w:t>齐</w:t>
      </w:r>
      <w:r w:rsidR="005F341C">
        <w:rPr>
          <w:rFonts w:ascii="Times New Roman" w:eastAsia="宋体" w:hAnsi="Times New Roman" w:cs="Times New Roman" w:hint="eastAsia"/>
          <w:szCs w:val="21"/>
        </w:rPr>
        <w:t>性、</w:t>
      </w:r>
      <w:r w:rsidR="000B7D72">
        <w:rPr>
          <w:rFonts w:ascii="Times New Roman" w:eastAsia="宋体" w:hAnsi="Times New Roman" w:cs="Times New Roman" w:hint="eastAsia"/>
          <w:szCs w:val="21"/>
        </w:rPr>
        <w:t>粗划分</w:t>
      </w:r>
      <w:r w:rsidR="002612C4">
        <w:rPr>
          <w:rFonts w:ascii="Times New Roman" w:eastAsia="宋体" w:hAnsi="Times New Roman" w:cs="Times New Roman" w:hint="eastAsia"/>
          <w:szCs w:val="21"/>
        </w:rPr>
        <w:t>一致性、细划分一致性的分布</w:t>
      </w:r>
      <w:r w:rsidR="00EF7AD7">
        <w:rPr>
          <w:rFonts w:ascii="Times New Roman" w:eastAsia="宋体" w:hAnsi="Times New Roman" w:cs="Times New Roman" w:hint="eastAsia"/>
          <w:szCs w:val="21"/>
        </w:rPr>
        <w:t>；</w:t>
      </w:r>
    </w:p>
    <w:p w14:paraId="27C526DF" w14:textId="62426C88" w:rsidR="0042089E" w:rsidRPr="00EF7AD7" w:rsidRDefault="00CF3F99" w:rsidP="0067273B">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sidR="005A0FCA">
        <w:rPr>
          <w:rFonts w:ascii="Times New Roman" w:eastAsia="宋体" w:hAnsi="Times New Roman" w:cs="Times New Roman" w:hint="eastAsia"/>
          <w:szCs w:val="21"/>
        </w:rPr>
        <w:t>；</w:t>
      </w:r>
      <w:r w:rsidR="00EF7AD7">
        <w:rPr>
          <w:rFonts w:ascii="Times New Roman" w:eastAsia="宋体" w:hAnsi="Times New Roman" w:cs="Times New Roman" w:hint="eastAsia"/>
          <w:szCs w:val="21"/>
        </w:rPr>
        <w:t>ii</w:t>
      </w:r>
      <w:r>
        <w:rPr>
          <w:rFonts w:ascii="Times New Roman" w:eastAsia="宋体" w:hAnsi="Times New Roman" w:cs="Times New Roman"/>
          <w:szCs w:val="21"/>
        </w:rPr>
        <w:t>i</w:t>
      </w:r>
      <w:r w:rsidR="00EF7AD7">
        <w:rPr>
          <w:rFonts w:ascii="Times New Roman" w:eastAsia="宋体" w:hAnsi="Times New Roman" w:cs="Times New Roman"/>
          <w:szCs w:val="21"/>
        </w:rPr>
        <w:t xml:space="preserve">) </w:t>
      </w:r>
      <w:r w:rsidR="00EF7AD7">
        <w:rPr>
          <w:rFonts w:ascii="Times New Roman" w:eastAsia="宋体" w:hAnsi="Times New Roman" w:cs="Times New Roman" w:hint="eastAsia"/>
          <w:szCs w:val="21"/>
        </w:rPr>
        <w:t>psv</w:t>
      </w:r>
      <w:r w:rsidR="00EF7AD7">
        <w:rPr>
          <w:rFonts w:ascii="Times New Roman" w:eastAsia="宋体" w:hAnsi="Times New Roman" w:cs="Times New Roman" w:hint="eastAsia"/>
          <w:szCs w:val="21"/>
        </w:rPr>
        <w:t>代表</w:t>
      </w:r>
      <w:del w:id="670" w:author="JiangLinfeng" w:date="2023-10-20T15:53:00Z">
        <w:r w:rsidR="00EF7AD7" w:rsidDel="00387C34">
          <w:rPr>
            <w:rFonts w:ascii="Times New Roman" w:eastAsia="宋体" w:hAnsi="Times New Roman" w:cs="Times New Roman" w:hint="eastAsia"/>
            <w:szCs w:val="21"/>
          </w:rPr>
          <w:delText>存留水平</w:delText>
        </w:r>
      </w:del>
      <w:ins w:id="671" w:author="JiangLinfeng" w:date="2023-10-20T15:53:00Z">
        <w:r w:rsidR="00387C34">
          <w:rPr>
            <w:rFonts w:ascii="Times New Roman" w:eastAsia="宋体" w:hAnsi="Times New Roman" w:cs="Times New Roman" w:hint="eastAsia"/>
            <w:szCs w:val="21"/>
          </w:rPr>
          <w:t>相对保守程度</w:t>
        </w:r>
      </w:ins>
      <w:r w:rsidR="00EF7AD7">
        <w:rPr>
          <w:rFonts w:ascii="Times New Roman" w:eastAsia="宋体" w:hAnsi="Times New Roman" w:cs="Times New Roman" w:hint="eastAsia"/>
          <w:szCs w:val="21"/>
        </w:rPr>
        <w:t>(preservation</w:t>
      </w:r>
      <w:r w:rsidR="00EF7AD7">
        <w:rPr>
          <w:rFonts w:ascii="Times New Roman" w:eastAsia="宋体" w:hAnsi="Times New Roman" w:cs="Times New Roman"/>
          <w:szCs w:val="21"/>
        </w:rPr>
        <w:t>)</w:t>
      </w:r>
      <w:r w:rsidR="00EF7AD7">
        <w:rPr>
          <w:rFonts w:ascii="Times New Roman" w:eastAsia="宋体" w:hAnsi="Times New Roman" w:cs="Times New Roman" w:hint="eastAsia"/>
          <w:szCs w:val="21"/>
        </w:rPr>
        <w:t>；</w:t>
      </w:r>
    </w:p>
    <w:p w14:paraId="78A5559B" w14:textId="7E4E11AD" w:rsidR="0042089E" w:rsidRDefault="0077180E" w:rsidP="0077180E">
      <w:pPr>
        <w:spacing w:line="288" w:lineRule="auto"/>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1409225F" wp14:editId="0BB3D0AE">
            <wp:extent cx="5274310" cy="4688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033D6E11" w14:textId="069DD0B8" w:rsidR="00AA6FA5" w:rsidRDefault="00AA6FA5" w:rsidP="00AA6FA5">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ins w:id="672" w:author="JiangLinfeng" w:date="2023-10-20T19:50:00Z">
        <w:r w:rsidR="005E3AC2">
          <w:rPr>
            <w:rFonts w:ascii="Times New Roman" w:eastAsia="宋体" w:hAnsi="Times New Roman" w:cs="Times New Roman"/>
            <w:kern w:val="0"/>
            <w:sz w:val="24"/>
            <w:szCs w:val="24"/>
          </w:rPr>
          <w:t>10</w:t>
        </w:r>
      </w:ins>
      <w:del w:id="673" w:author="JiangLinfeng" w:date="2023-10-20T19:50:00Z">
        <w:r w:rsidDel="005E3AC2">
          <w:rPr>
            <w:rFonts w:ascii="Times New Roman" w:eastAsia="宋体" w:hAnsi="Times New Roman" w:cs="Times New Roman"/>
            <w:kern w:val="0"/>
            <w:sz w:val="24"/>
            <w:szCs w:val="24"/>
          </w:rPr>
          <w:delText>9</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二</w:t>
      </w:r>
      <w:r w:rsidRPr="00EB2F59">
        <w:rPr>
          <w:rFonts w:ascii="Times New Roman" w:eastAsia="宋体" w:hAnsi="Times New Roman" w:cs="Times New Roman"/>
          <w:kern w:val="0"/>
          <w:sz w:val="24"/>
          <w:szCs w:val="24"/>
        </w:rPr>
        <w:t>关视频创造力评分与事件结构变量分布</w:t>
      </w:r>
    </w:p>
    <w:p w14:paraId="66B43B7E" w14:textId="77777777" w:rsidR="00AA6FA5" w:rsidRDefault="00AA6FA5" w:rsidP="00AA6FA5">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2B5B4F42" w14:textId="294A9512" w:rsidR="00AA6FA5" w:rsidRPr="00EF7AD7" w:rsidRDefault="00AA6FA5" w:rsidP="00AA6FA5">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del w:id="674" w:author="JiangLinfeng" w:date="2023-10-20T15:53:00Z">
        <w:r w:rsidDel="00387C34">
          <w:rPr>
            <w:rFonts w:ascii="Times New Roman" w:eastAsia="宋体" w:hAnsi="Times New Roman" w:cs="Times New Roman" w:hint="eastAsia"/>
            <w:szCs w:val="21"/>
          </w:rPr>
          <w:delText>存留水平</w:delText>
        </w:r>
      </w:del>
      <w:ins w:id="675" w:author="JiangLinfeng" w:date="2023-10-20T15:53:00Z">
        <w:r w:rsidR="00387C34">
          <w:rPr>
            <w:rFonts w:ascii="Times New Roman" w:eastAsia="宋体" w:hAnsi="Times New Roman" w:cs="Times New Roman" w:hint="eastAsia"/>
            <w:szCs w:val="21"/>
          </w:rPr>
          <w:t>相对保守程度</w:t>
        </w:r>
      </w:ins>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72F0E1F" w14:textId="6B2ECE3E" w:rsidR="00AA6FA5" w:rsidRDefault="0077180E" w:rsidP="0077180E">
      <w:pPr>
        <w:spacing w:line="288" w:lineRule="auto"/>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7DAB1C00" wp14:editId="44264632">
            <wp:extent cx="5274310" cy="4688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0C5E7BA7" w14:textId="2E19EE12"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ins w:id="676" w:author="JiangLinfeng" w:date="2023-10-20T19:50:00Z">
        <w:r w:rsidR="00A314E4">
          <w:rPr>
            <w:rFonts w:ascii="Times New Roman" w:eastAsia="宋体" w:hAnsi="Times New Roman" w:cs="Times New Roman"/>
            <w:kern w:val="0"/>
            <w:sz w:val="24"/>
            <w:szCs w:val="24"/>
          </w:rPr>
          <w:t>1</w:t>
        </w:r>
      </w:ins>
      <w:del w:id="677" w:author="JiangLinfeng" w:date="2023-10-20T19:50:00Z">
        <w:r w:rsidDel="00A314E4">
          <w:rPr>
            <w:rFonts w:ascii="Times New Roman" w:eastAsia="宋体" w:hAnsi="Times New Roman" w:cs="Times New Roman"/>
            <w:kern w:val="0"/>
            <w:sz w:val="24"/>
            <w:szCs w:val="24"/>
          </w:rPr>
          <w:delText>0</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三</w:t>
      </w:r>
      <w:r w:rsidRPr="00EB2F59">
        <w:rPr>
          <w:rFonts w:ascii="Times New Roman" w:eastAsia="宋体" w:hAnsi="Times New Roman" w:cs="Times New Roman"/>
          <w:kern w:val="0"/>
          <w:sz w:val="24"/>
          <w:szCs w:val="24"/>
        </w:rPr>
        <w:t>关视频创造力评分与事件结构变量分布</w:t>
      </w:r>
    </w:p>
    <w:p w14:paraId="1FBA6746"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4D18A559" w14:textId="2D458A17" w:rsidR="00A9170E" w:rsidRPr="00EF7AD7" w:rsidRDefault="00A917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del w:id="678" w:author="JiangLinfeng" w:date="2023-10-20T15:53:00Z">
        <w:r w:rsidDel="00387C34">
          <w:rPr>
            <w:rFonts w:ascii="Times New Roman" w:eastAsia="宋体" w:hAnsi="Times New Roman" w:cs="Times New Roman" w:hint="eastAsia"/>
            <w:szCs w:val="21"/>
          </w:rPr>
          <w:delText>存留水平</w:delText>
        </w:r>
      </w:del>
      <w:ins w:id="679" w:author="JiangLinfeng" w:date="2023-10-20T15:53:00Z">
        <w:r w:rsidR="00387C34">
          <w:rPr>
            <w:rFonts w:ascii="Times New Roman" w:eastAsia="宋体" w:hAnsi="Times New Roman" w:cs="Times New Roman" w:hint="eastAsia"/>
            <w:szCs w:val="21"/>
          </w:rPr>
          <w:t>相对保守程度</w:t>
        </w:r>
      </w:ins>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49819C85" w14:textId="6E9DF769" w:rsidR="00A9170E" w:rsidRDefault="0077180E" w:rsidP="0077180E">
      <w:pPr>
        <w:spacing w:line="288" w:lineRule="auto"/>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3D297C71" wp14:editId="73DED264">
            <wp:extent cx="5274310" cy="4688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63CEA480" w14:textId="33CEF44B"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ins w:id="680" w:author="JiangLinfeng" w:date="2023-10-20T19:50:00Z">
        <w:r w:rsidR="00A314E4">
          <w:rPr>
            <w:rFonts w:ascii="Times New Roman" w:eastAsia="宋体" w:hAnsi="Times New Roman" w:cs="Times New Roman"/>
            <w:kern w:val="0"/>
            <w:sz w:val="24"/>
            <w:szCs w:val="24"/>
          </w:rPr>
          <w:t>2</w:t>
        </w:r>
      </w:ins>
      <w:del w:id="681" w:author="JiangLinfeng" w:date="2023-10-20T19:50:00Z">
        <w:r w:rsidDel="00A314E4">
          <w:rPr>
            <w:rFonts w:ascii="Times New Roman" w:eastAsia="宋体" w:hAnsi="Times New Roman" w:cs="Times New Roman"/>
            <w:kern w:val="0"/>
            <w:sz w:val="24"/>
            <w:szCs w:val="24"/>
          </w:rPr>
          <w:delText>1</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四</w:t>
      </w:r>
      <w:r w:rsidRPr="00EB2F59">
        <w:rPr>
          <w:rFonts w:ascii="Times New Roman" w:eastAsia="宋体" w:hAnsi="Times New Roman" w:cs="Times New Roman"/>
          <w:kern w:val="0"/>
          <w:sz w:val="24"/>
          <w:szCs w:val="24"/>
        </w:rPr>
        <w:t>关视频创造力评分与事件结构变量分布</w:t>
      </w:r>
    </w:p>
    <w:p w14:paraId="0989A9C1"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01421022" w14:textId="5FCF50D2"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del w:id="682" w:author="JiangLinfeng" w:date="2023-10-20T15:53:00Z">
        <w:r w:rsidDel="00387C34">
          <w:rPr>
            <w:rFonts w:ascii="Times New Roman" w:eastAsia="宋体" w:hAnsi="Times New Roman" w:cs="Times New Roman" w:hint="eastAsia"/>
            <w:szCs w:val="21"/>
          </w:rPr>
          <w:delText>存留水平</w:delText>
        </w:r>
      </w:del>
      <w:ins w:id="683" w:author="JiangLinfeng" w:date="2023-10-20T15:53:00Z">
        <w:r w:rsidR="00387C34">
          <w:rPr>
            <w:rFonts w:ascii="Times New Roman" w:eastAsia="宋体" w:hAnsi="Times New Roman" w:cs="Times New Roman" w:hint="eastAsia"/>
            <w:szCs w:val="21"/>
          </w:rPr>
          <w:t>相对保守程度</w:t>
        </w:r>
      </w:ins>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86CD7E3" w14:textId="102EAC3E" w:rsidR="00A9170E" w:rsidRDefault="007718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noProof/>
          <w:kern w:val="0"/>
          <w:szCs w:val="21"/>
        </w:rPr>
        <w:lastRenderedPageBreak/>
        <w:drawing>
          <wp:inline distT="0" distB="0" distL="0" distR="0" wp14:anchorId="69929246" wp14:editId="63907C40">
            <wp:extent cx="5274310" cy="4688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2CAE08D1" w14:textId="257EAD3A"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sidR="00B06C19">
        <w:rPr>
          <w:rFonts w:ascii="Times New Roman" w:eastAsia="宋体" w:hAnsi="Times New Roman" w:cs="Times New Roman"/>
          <w:kern w:val="0"/>
          <w:sz w:val="24"/>
          <w:szCs w:val="24"/>
        </w:rPr>
        <w:t>1</w:t>
      </w:r>
      <w:ins w:id="684" w:author="JiangLinfeng" w:date="2023-10-20T19:50:00Z">
        <w:r w:rsidR="00A314E4">
          <w:rPr>
            <w:rFonts w:ascii="Times New Roman" w:eastAsia="宋体" w:hAnsi="Times New Roman" w:cs="Times New Roman"/>
            <w:kern w:val="0"/>
            <w:sz w:val="24"/>
            <w:szCs w:val="24"/>
          </w:rPr>
          <w:t>3</w:t>
        </w:r>
      </w:ins>
      <w:del w:id="685" w:author="JiangLinfeng" w:date="2023-10-20T19:50:00Z">
        <w:r w:rsidR="00B06C19" w:rsidDel="00A314E4">
          <w:rPr>
            <w:rFonts w:ascii="Times New Roman" w:eastAsia="宋体" w:hAnsi="Times New Roman" w:cs="Times New Roman"/>
            <w:kern w:val="0"/>
            <w:sz w:val="24"/>
            <w:szCs w:val="24"/>
          </w:rPr>
          <w:delText>2</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sidR="00B06C19">
        <w:rPr>
          <w:rFonts w:ascii="Times New Roman" w:eastAsia="宋体" w:hAnsi="Times New Roman" w:cs="Times New Roman" w:hint="eastAsia"/>
          <w:kern w:val="0"/>
          <w:sz w:val="24"/>
          <w:szCs w:val="24"/>
        </w:rPr>
        <w:t>五</w:t>
      </w:r>
      <w:r w:rsidRPr="00EB2F59">
        <w:rPr>
          <w:rFonts w:ascii="Times New Roman" w:eastAsia="宋体" w:hAnsi="Times New Roman" w:cs="Times New Roman"/>
          <w:kern w:val="0"/>
          <w:sz w:val="24"/>
          <w:szCs w:val="24"/>
        </w:rPr>
        <w:t>关视频创造力评分与事件结构变量分布</w:t>
      </w:r>
    </w:p>
    <w:p w14:paraId="2B951291"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2E3FB60B" w14:textId="2F5C7888" w:rsidR="00A9170E" w:rsidRPr="00EF7AD7" w:rsidRDefault="00A917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del w:id="686" w:author="JiangLinfeng" w:date="2023-10-20T15:53:00Z">
        <w:r w:rsidDel="00387C34">
          <w:rPr>
            <w:rFonts w:ascii="Times New Roman" w:eastAsia="宋体" w:hAnsi="Times New Roman" w:cs="Times New Roman" w:hint="eastAsia"/>
            <w:szCs w:val="21"/>
          </w:rPr>
          <w:delText>存留水平</w:delText>
        </w:r>
      </w:del>
      <w:ins w:id="687" w:author="JiangLinfeng" w:date="2023-10-20T15:53:00Z">
        <w:r w:rsidR="00387C34">
          <w:rPr>
            <w:rFonts w:ascii="Times New Roman" w:eastAsia="宋体" w:hAnsi="Times New Roman" w:cs="Times New Roman" w:hint="eastAsia"/>
            <w:szCs w:val="21"/>
          </w:rPr>
          <w:t>相对保守程度</w:t>
        </w:r>
      </w:ins>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727F8152" w14:textId="0988D6FF" w:rsidR="00A9170E" w:rsidRDefault="001868E5" w:rsidP="001B7183">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从上述五图中可以看出，</w:t>
      </w:r>
      <w:r w:rsidR="0078636A">
        <w:rPr>
          <w:rFonts w:ascii="Times New Roman" w:eastAsia="宋体" w:hAnsi="Times New Roman" w:cs="Times New Roman" w:hint="eastAsia"/>
          <w:kern w:val="0"/>
          <w:sz w:val="24"/>
          <w:szCs w:val="24"/>
        </w:rPr>
        <w:t>除第二关、第三关外，</w:t>
      </w:r>
      <w:r w:rsidR="00B700F2">
        <w:rPr>
          <w:rFonts w:ascii="Times New Roman" w:eastAsia="宋体" w:hAnsi="Times New Roman" w:cs="Times New Roman" w:hint="eastAsia"/>
          <w:kern w:val="0"/>
          <w:sz w:val="24"/>
          <w:szCs w:val="24"/>
        </w:rPr>
        <w:t>各个关卡中</w:t>
      </w:r>
      <w:r w:rsidR="00900D6C">
        <w:rPr>
          <w:rFonts w:ascii="Times New Roman" w:eastAsia="宋体" w:hAnsi="Times New Roman" w:cs="Times New Roman" w:hint="eastAsia"/>
          <w:kern w:val="0"/>
          <w:sz w:val="24"/>
          <w:szCs w:val="24"/>
        </w:rPr>
        <w:t>不同</w:t>
      </w:r>
      <w:del w:id="688" w:author="JiangLinfeng" w:date="2023-10-20T15:53:00Z">
        <w:r w:rsidR="009175D5" w:rsidDel="00387C34">
          <w:rPr>
            <w:rFonts w:ascii="Times New Roman" w:eastAsia="宋体" w:hAnsi="Times New Roman" w:cs="Times New Roman" w:hint="eastAsia"/>
            <w:kern w:val="0"/>
            <w:sz w:val="24"/>
            <w:szCs w:val="24"/>
          </w:rPr>
          <w:delText>存留水平</w:delText>
        </w:r>
      </w:del>
      <w:ins w:id="689" w:author="JiangLinfeng" w:date="2023-10-20T15:53:00Z">
        <w:r w:rsidR="00387C34">
          <w:rPr>
            <w:rFonts w:ascii="Times New Roman" w:eastAsia="宋体" w:hAnsi="Times New Roman" w:cs="Times New Roman" w:hint="eastAsia"/>
            <w:kern w:val="0"/>
            <w:sz w:val="24"/>
            <w:szCs w:val="24"/>
          </w:rPr>
          <w:t>相对保守程度</w:t>
        </w:r>
      </w:ins>
      <w:r w:rsidR="009175D5">
        <w:rPr>
          <w:rFonts w:ascii="Times New Roman" w:eastAsia="宋体" w:hAnsi="Times New Roman" w:cs="Times New Roman" w:hint="eastAsia"/>
          <w:kern w:val="0"/>
          <w:sz w:val="24"/>
          <w:szCs w:val="24"/>
        </w:rPr>
        <w:t>通关视频下的</w:t>
      </w:r>
      <w:r w:rsidR="00D00B2A">
        <w:rPr>
          <w:rFonts w:ascii="Times New Roman" w:eastAsia="宋体" w:hAnsi="Times New Roman" w:cs="Times New Roman" w:hint="eastAsia"/>
          <w:kern w:val="0"/>
          <w:sz w:val="24"/>
          <w:szCs w:val="24"/>
        </w:rPr>
        <w:t>创造力评分与</w:t>
      </w:r>
      <w:r w:rsidR="001712E6">
        <w:rPr>
          <w:rFonts w:ascii="Times New Roman" w:eastAsia="宋体" w:hAnsi="Times New Roman" w:cs="Times New Roman" w:hint="eastAsia"/>
          <w:kern w:val="0"/>
          <w:sz w:val="24"/>
          <w:szCs w:val="24"/>
        </w:rPr>
        <w:t>事件结构变量分布</w:t>
      </w:r>
      <w:r w:rsidR="004B6E1C">
        <w:rPr>
          <w:rFonts w:ascii="Times New Roman" w:eastAsia="宋体" w:hAnsi="Times New Roman" w:cs="Times New Roman" w:hint="eastAsia"/>
          <w:kern w:val="0"/>
          <w:sz w:val="24"/>
          <w:szCs w:val="24"/>
        </w:rPr>
        <w:t>相对聚合成团</w:t>
      </w:r>
      <w:r w:rsidR="00B738C5">
        <w:rPr>
          <w:rFonts w:ascii="Times New Roman" w:eastAsia="宋体" w:hAnsi="Times New Roman" w:cs="Times New Roman" w:hint="eastAsia"/>
          <w:kern w:val="0"/>
          <w:sz w:val="24"/>
          <w:szCs w:val="24"/>
        </w:rPr>
        <w:t>，</w:t>
      </w:r>
      <w:r w:rsidR="004B6E1C">
        <w:rPr>
          <w:rFonts w:ascii="Times New Roman" w:eastAsia="宋体" w:hAnsi="Times New Roman" w:cs="Times New Roman" w:hint="eastAsia"/>
          <w:kern w:val="0"/>
          <w:sz w:val="24"/>
          <w:szCs w:val="24"/>
        </w:rPr>
        <w:t>并彼此间有一定的区分度</w:t>
      </w:r>
      <w:r w:rsidR="00333933">
        <w:rPr>
          <w:rFonts w:ascii="Times New Roman" w:eastAsia="宋体" w:hAnsi="Times New Roman" w:cs="Times New Roman" w:hint="eastAsia"/>
          <w:kern w:val="0"/>
          <w:sz w:val="24"/>
          <w:szCs w:val="24"/>
        </w:rPr>
        <w:t>，进一步验证了</w:t>
      </w:r>
      <w:r w:rsidR="00861012" w:rsidRPr="00EB2F59">
        <w:rPr>
          <w:rFonts w:ascii="Times New Roman" w:eastAsia="宋体" w:hAnsi="Times New Roman" w:cs="Times New Roman"/>
          <w:kern w:val="0"/>
          <w:sz w:val="24"/>
          <w:szCs w:val="24"/>
        </w:rPr>
        <w:t>有关事件结构的变量具有预测创造力评估的可能性</w:t>
      </w:r>
      <w:r w:rsidR="00055C7D">
        <w:rPr>
          <w:rFonts w:ascii="Times New Roman" w:eastAsia="宋体" w:hAnsi="Times New Roman" w:cs="Times New Roman" w:hint="eastAsia"/>
          <w:kern w:val="0"/>
          <w:sz w:val="24"/>
          <w:szCs w:val="24"/>
        </w:rPr>
        <w:t>，</w:t>
      </w:r>
      <w:r w:rsidR="00861012">
        <w:rPr>
          <w:rFonts w:ascii="Times New Roman" w:eastAsia="宋体" w:hAnsi="Times New Roman" w:cs="Times New Roman" w:hint="eastAsia"/>
          <w:kern w:val="0"/>
          <w:sz w:val="24"/>
          <w:szCs w:val="24"/>
        </w:rPr>
        <w:t>但</w:t>
      </w:r>
      <w:r w:rsidR="008A6D39">
        <w:rPr>
          <w:rFonts w:ascii="Times New Roman" w:eastAsia="宋体" w:hAnsi="Times New Roman" w:cs="Times New Roman" w:hint="eastAsia"/>
          <w:kern w:val="0"/>
          <w:sz w:val="24"/>
          <w:szCs w:val="24"/>
        </w:rPr>
        <w:t>分布图中无法观察到明显的</w:t>
      </w:r>
      <w:r w:rsidR="00302676">
        <w:rPr>
          <w:rFonts w:ascii="Times New Roman" w:eastAsia="宋体" w:hAnsi="Times New Roman" w:cs="Times New Roman" w:hint="eastAsia"/>
          <w:kern w:val="0"/>
          <w:sz w:val="24"/>
          <w:szCs w:val="24"/>
        </w:rPr>
        <w:t>相关性</w:t>
      </w:r>
      <w:r w:rsidR="00055C7D">
        <w:rPr>
          <w:rFonts w:ascii="Times New Roman" w:eastAsia="宋体" w:hAnsi="Times New Roman" w:cs="Times New Roman" w:hint="eastAsia"/>
          <w:kern w:val="0"/>
          <w:sz w:val="24"/>
          <w:szCs w:val="24"/>
        </w:rPr>
        <w:t>。</w:t>
      </w:r>
      <w:r w:rsidR="0003689A">
        <w:rPr>
          <w:rFonts w:ascii="Times New Roman" w:eastAsia="宋体" w:hAnsi="Times New Roman" w:cs="Times New Roman" w:hint="eastAsia"/>
          <w:kern w:val="0"/>
          <w:sz w:val="24"/>
          <w:szCs w:val="24"/>
        </w:rPr>
        <w:t>将</w:t>
      </w:r>
      <w:r w:rsidR="00F45A21">
        <w:rPr>
          <w:rFonts w:ascii="Times New Roman" w:eastAsia="宋体" w:hAnsi="Times New Roman" w:cs="Times New Roman" w:hint="eastAsia"/>
          <w:kern w:val="0"/>
          <w:sz w:val="24"/>
          <w:szCs w:val="24"/>
        </w:rPr>
        <w:t>创造力评分分别与相对层次齐性、粗划分一致性</w:t>
      </w:r>
      <w:r w:rsidR="00055C7D">
        <w:rPr>
          <w:rFonts w:ascii="Times New Roman" w:eastAsia="宋体" w:hAnsi="Times New Roman" w:cs="Times New Roman" w:hint="eastAsia"/>
          <w:kern w:val="0"/>
          <w:sz w:val="24"/>
          <w:szCs w:val="24"/>
        </w:rPr>
        <w:t>、</w:t>
      </w:r>
      <w:r w:rsidR="00F45A21">
        <w:rPr>
          <w:rFonts w:ascii="Times New Roman" w:eastAsia="宋体" w:hAnsi="Times New Roman" w:cs="Times New Roman" w:hint="eastAsia"/>
          <w:kern w:val="0"/>
          <w:sz w:val="24"/>
          <w:szCs w:val="24"/>
        </w:rPr>
        <w:t>细划分一致性</w:t>
      </w:r>
      <w:r w:rsidR="00055C7D">
        <w:rPr>
          <w:rFonts w:ascii="Times New Roman" w:eastAsia="宋体" w:hAnsi="Times New Roman" w:cs="Times New Roman" w:hint="eastAsia"/>
          <w:kern w:val="0"/>
          <w:sz w:val="24"/>
          <w:szCs w:val="24"/>
        </w:rPr>
        <w:t>做相关分析得到结果，发现</w:t>
      </w:r>
      <w:r w:rsidR="00E31F0F">
        <w:rPr>
          <w:rFonts w:ascii="Times New Roman" w:eastAsia="宋体" w:hAnsi="Times New Roman" w:cs="Times New Roman" w:hint="eastAsia"/>
          <w:kern w:val="0"/>
          <w:sz w:val="24"/>
          <w:szCs w:val="24"/>
        </w:rPr>
        <w:t>创造力评分</w:t>
      </w:r>
      <w:r w:rsidR="00C64FFA">
        <w:rPr>
          <w:rFonts w:ascii="Times New Roman" w:eastAsia="宋体" w:hAnsi="Times New Roman" w:cs="Times New Roman" w:hint="eastAsia"/>
          <w:kern w:val="0"/>
          <w:sz w:val="24"/>
          <w:szCs w:val="24"/>
        </w:rPr>
        <w:t>仅与粗划分一致性具有正相关</w:t>
      </w:r>
      <w:r w:rsidR="00D07571">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proofErr w:type="gramStart"/>
      <w:r w:rsidR="008352E4" w:rsidRPr="008352E4">
        <w:rPr>
          <w:rFonts w:ascii="Times New Roman" w:eastAsia="宋体" w:hAnsi="Times New Roman" w:cs="Times New Roman"/>
          <w:i/>
          <w:iCs/>
          <w:kern w:val="0"/>
          <w:sz w:val="24"/>
          <w:szCs w:val="24"/>
        </w:rPr>
        <w:t>’</w:t>
      </w:r>
      <w:proofErr w:type="gramEnd"/>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7C4EE5">
        <w:rPr>
          <w:rFonts w:ascii="Times New Roman" w:eastAsia="宋体" w:hAnsi="Times New Roman" w:cs="Times New Roman" w:hint="eastAsia"/>
          <w:i/>
          <w:iCs/>
          <w:kern w:val="0"/>
          <w:sz w:val="24"/>
          <w:szCs w:val="24"/>
        </w:rPr>
        <w:t>r</w:t>
      </w:r>
      <w:r w:rsidR="007C4EE5">
        <w:rPr>
          <w:rFonts w:ascii="Times New Roman" w:eastAsia="宋体" w:hAnsi="Times New Roman" w:cs="Times New Roman"/>
          <w:i/>
          <w:iCs/>
          <w:kern w:val="0"/>
          <w:sz w:val="24"/>
          <w:szCs w:val="24"/>
        </w:rPr>
        <w:t xml:space="preserve"> </w:t>
      </w:r>
      <w:r w:rsidR="007C4EE5">
        <w:rPr>
          <w:rFonts w:ascii="Times New Roman" w:eastAsia="宋体" w:hAnsi="Times New Roman" w:cs="Times New Roman"/>
          <w:kern w:val="0"/>
          <w:sz w:val="24"/>
          <w:szCs w:val="24"/>
        </w:rPr>
        <w:t>= .343</w:t>
      </w:r>
      <w:r w:rsidR="007C4EE5">
        <w:rPr>
          <w:rFonts w:ascii="Times New Roman" w:eastAsia="宋体" w:hAnsi="Times New Roman" w:cs="Times New Roman" w:hint="eastAsia"/>
          <w:kern w:val="0"/>
          <w:sz w:val="24"/>
          <w:szCs w:val="24"/>
        </w:rPr>
        <w:t>，</w:t>
      </w:r>
      <w:r w:rsidR="007C4EE5">
        <w:rPr>
          <w:rFonts w:ascii="Times New Roman" w:eastAsia="宋体" w:hAnsi="Times New Roman" w:cs="Times New Roman"/>
          <w:i/>
          <w:iCs/>
          <w:kern w:val="0"/>
          <w:sz w:val="24"/>
          <w:szCs w:val="24"/>
        </w:rPr>
        <w:t>p</w:t>
      </w:r>
      <w:r w:rsidR="007C4EE5">
        <w:rPr>
          <w:rFonts w:ascii="Times New Roman" w:eastAsia="宋体" w:hAnsi="Times New Roman" w:cs="Times New Roman"/>
          <w:kern w:val="0"/>
          <w:sz w:val="24"/>
          <w:szCs w:val="24"/>
        </w:rPr>
        <w:t xml:space="preserve"> &lt; .001</w:t>
      </w:r>
      <w:r w:rsidR="00D07571">
        <w:rPr>
          <w:rFonts w:ascii="Times New Roman" w:eastAsia="宋体" w:hAnsi="Times New Roman" w:cs="Times New Roman"/>
          <w:kern w:val="0"/>
          <w:sz w:val="24"/>
          <w:szCs w:val="24"/>
        </w:rPr>
        <w:t>)</w:t>
      </w:r>
      <w:r w:rsidR="00D07571">
        <w:rPr>
          <w:rFonts w:ascii="Times New Roman" w:eastAsia="宋体" w:hAnsi="Times New Roman" w:cs="Times New Roman" w:hint="eastAsia"/>
          <w:kern w:val="0"/>
          <w:sz w:val="24"/>
          <w:szCs w:val="24"/>
        </w:rPr>
        <w:t>，与相对层次齐性、细划分一致性均无显著相关</w:t>
      </w:r>
      <w:r w:rsidR="00B27B96">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proofErr w:type="gramStart"/>
      <w:r w:rsidR="008352E4" w:rsidRPr="008352E4">
        <w:rPr>
          <w:rFonts w:ascii="Times New Roman" w:eastAsia="宋体" w:hAnsi="Times New Roman" w:cs="Times New Roman"/>
          <w:i/>
          <w:iCs/>
          <w:kern w:val="0"/>
          <w:sz w:val="24"/>
          <w:szCs w:val="24"/>
        </w:rPr>
        <w:t>’</w:t>
      </w:r>
      <w:proofErr w:type="gramEnd"/>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B27B96">
        <w:rPr>
          <w:rFonts w:ascii="Times New Roman" w:eastAsia="宋体" w:hAnsi="Times New Roman" w:cs="Times New Roman" w:hint="eastAsia"/>
          <w:i/>
          <w:iCs/>
          <w:kern w:val="0"/>
          <w:sz w:val="24"/>
          <w:szCs w:val="24"/>
        </w:rPr>
        <w:t>r</w:t>
      </w:r>
      <w:r w:rsidR="00471EB0">
        <w:rPr>
          <w:rFonts w:ascii="Times New Roman" w:eastAsia="宋体" w:hAnsi="Times New Roman" w:cs="Times New Roman"/>
          <w:i/>
          <w:iCs/>
          <w:kern w:val="0"/>
          <w:sz w:val="24"/>
          <w:szCs w:val="24"/>
          <w:vertAlign w:val="subscript"/>
        </w:rPr>
        <w:t>1</w:t>
      </w:r>
      <w:r w:rsidR="00B27B96">
        <w:rPr>
          <w:rFonts w:ascii="Times New Roman" w:eastAsia="宋体" w:hAnsi="Times New Roman" w:cs="Times New Roman"/>
          <w:i/>
          <w:iCs/>
          <w:kern w:val="0"/>
          <w:sz w:val="24"/>
          <w:szCs w:val="24"/>
        </w:rPr>
        <w:t xml:space="preserve"> </w:t>
      </w:r>
      <w:r w:rsidR="00B27B96">
        <w:rPr>
          <w:rFonts w:ascii="Times New Roman" w:eastAsia="宋体" w:hAnsi="Times New Roman" w:cs="Times New Roman"/>
          <w:kern w:val="0"/>
          <w:sz w:val="24"/>
          <w:szCs w:val="24"/>
        </w:rPr>
        <w:t>= .001</w:t>
      </w:r>
      <w:r w:rsidR="00B27B96">
        <w:rPr>
          <w:rFonts w:ascii="Times New Roman" w:eastAsia="宋体" w:hAnsi="Times New Roman" w:cs="Times New Roman" w:hint="eastAsia"/>
          <w:kern w:val="0"/>
          <w:sz w:val="24"/>
          <w:szCs w:val="24"/>
        </w:rPr>
        <w:t>，</w:t>
      </w:r>
      <w:r w:rsidR="00B27B96">
        <w:rPr>
          <w:rFonts w:ascii="Times New Roman" w:eastAsia="宋体" w:hAnsi="Times New Roman" w:cs="Times New Roman"/>
          <w:i/>
          <w:iCs/>
          <w:kern w:val="0"/>
          <w:sz w:val="24"/>
          <w:szCs w:val="24"/>
        </w:rPr>
        <w:t>p</w:t>
      </w:r>
      <w:r w:rsidR="00471EB0">
        <w:rPr>
          <w:rFonts w:ascii="Times New Roman" w:eastAsia="宋体" w:hAnsi="Times New Roman" w:cs="Times New Roman"/>
          <w:i/>
          <w:iCs/>
          <w:kern w:val="0"/>
          <w:sz w:val="24"/>
          <w:szCs w:val="24"/>
          <w:vertAlign w:val="subscript"/>
        </w:rPr>
        <w:t>1</w:t>
      </w:r>
      <w:r w:rsidR="00B27B96">
        <w:rPr>
          <w:rFonts w:ascii="Times New Roman" w:eastAsia="宋体" w:hAnsi="Times New Roman" w:cs="Times New Roman"/>
          <w:kern w:val="0"/>
          <w:sz w:val="24"/>
          <w:szCs w:val="24"/>
        </w:rPr>
        <w:t xml:space="preserve"> = .821</w:t>
      </w:r>
      <w:r w:rsidR="00B27B96">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proofErr w:type="gramStart"/>
      <w:r w:rsidR="008352E4" w:rsidRPr="008352E4">
        <w:rPr>
          <w:rFonts w:ascii="Times New Roman" w:eastAsia="宋体" w:hAnsi="Times New Roman" w:cs="Times New Roman"/>
          <w:i/>
          <w:iCs/>
          <w:kern w:val="0"/>
          <w:sz w:val="24"/>
          <w:szCs w:val="24"/>
        </w:rPr>
        <w:t>’</w:t>
      </w:r>
      <w:proofErr w:type="gramEnd"/>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B27B96">
        <w:rPr>
          <w:rFonts w:ascii="Times New Roman" w:eastAsia="宋体" w:hAnsi="Times New Roman" w:cs="Times New Roman" w:hint="eastAsia"/>
          <w:i/>
          <w:iCs/>
          <w:kern w:val="0"/>
          <w:sz w:val="24"/>
          <w:szCs w:val="24"/>
        </w:rPr>
        <w:t>r</w:t>
      </w:r>
      <w:r w:rsidR="00471EB0">
        <w:rPr>
          <w:rFonts w:ascii="Times New Roman" w:eastAsia="宋体" w:hAnsi="Times New Roman" w:cs="Times New Roman"/>
          <w:i/>
          <w:iCs/>
          <w:kern w:val="0"/>
          <w:sz w:val="24"/>
          <w:szCs w:val="24"/>
          <w:vertAlign w:val="subscript"/>
        </w:rPr>
        <w:t>2</w:t>
      </w:r>
      <w:r w:rsidR="00B27B96">
        <w:rPr>
          <w:rFonts w:ascii="Times New Roman" w:eastAsia="宋体" w:hAnsi="Times New Roman" w:cs="Times New Roman"/>
          <w:i/>
          <w:iCs/>
          <w:kern w:val="0"/>
          <w:sz w:val="24"/>
          <w:szCs w:val="24"/>
        </w:rPr>
        <w:t xml:space="preserve"> </w:t>
      </w:r>
      <w:r w:rsidR="00B27B96">
        <w:rPr>
          <w:rFonts w:ascii="Times New Roman" w:eastAsia="宋体" w:hAnsi="Times New Roman" w:cs="Times New Roman"/>
          <w:kern w:val="0"/>
          <w:sz w:val="24"/>
          <w:szCs w:val="24"/>
        </w:rPr>
        <w:t>= .110</w:t>
      </w:r>
      <w:r w:rsidR="00B27B96">
        <w:rPr>
          <w:rFonts w:ascii="Times New Roman" w:eastAsia="宋体" w:hAnsi="Times New Roman" w:cs="Times New Roman" w:hint="eastAsia"/>
          <w:kern w:val="0"/>
          <w:sz w:val="24"/>
          <w:szCs w:val="24"/>
        </w:rPr>
        <w:t>，</w:t>
      </w:r>
      <w:r w:rsidR="00B27B96">
        <w:rPr>
          <w:rFonts w:ascii="Times New Roman" w:eastAsia="宋体" w:hAnsi="Times New Roman" w:cs="Times New Roman"/>
          <w:i/>
          <w:iCs/>
          <w:kern w:val="0"/>
          <w:sz w:val="24"/>
          <w:szCs w:val="24"/>
        </w:rPr>
        <w:t>p</w:t>
      </w:r>
      <w:r w:rsidR="00471EB0">
        <w:rPr>
          <w:rFonts w:ascii="Times New Roman" w:eastAsia="宋体" w:hAnsi="Times New Roman" w:cs="Times New Roman"/>
          <w:i/>
          <w:iCs/>
          <w:kern w:val="0"/>
          <w:sz w:val="24"/>
          <w:szCs w:val="24"/>
          <w:vertAlign w:val="subscript"/>
        </w:rPr>
        <w:t>2</w:t>
      </w:r>
      <w:r w:rsidR="00B27B96">
        <w:rPr>
          <w:rFonts w:ascii="Times New Roman" w:eastAsia="宋体" w:hAnsi="Times New Roman" w:cs="Times New Roman"/>
          <w:kern w:val="0"/>
          <w:sz w:val="24"/>
          <w:szCs w:val="24"/>
        </w:rPr>
        <w:t xml:space="preserve"> = .075)</w:t>
      </w:r>
      <w:r w:rsidR="00D07571">
        <w:rPr>
          <w:rFonts w:ascii="Times New Roman" w:eastAsia="宋体" w:hAnsi="Times New Roman" w:cs="Times New Roman" w:hint="eastAsia"/>
          <w:kern w:val="0"/>
          <w:sz w:val="24"/>
          <w:szCs w:val="24"/>
        </w:rPr>
        <w:t>。</w:t>
      </w:r>
    </w:p>
    <w:p w14:paraId="194EE024" w14:textId="07D45F98" w:rsidR="00DA64A7" w:rsidRDefault="001B7183" w:rsidP="00D16560">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kern w:val="0"/>
          <w:sz w:val="24"/>
          <w:szCs w:val="24"/>
        </w:rPr>
        <w:t>而</w:t>
      </w:r>
      <w:r w:rsidR="00E1703E">
        <w:rPr>
          <w:rFonts w:ascii="Times New Roman" w:eastAsia="宋体" w:hAnsi="Times New Roman" w:cs="Times New Roman" w:hint="eastAsia"/>
          <w:kern w:val="0"/>
          <w:sz w:val="24"/>
          <w:szCs w:val="24"/>
        </w:rPr>
        <w:t>除上述</w:t>
      </w:r>
      <w:r w:rsidR="00F92688">
        <w:rPr>
          <w:rFonts w:ascii="Times New Roman" w:eastAsia="宋体" w:hAnsi="Times New Roman" w:cs="Times New Roman" w:hint="eastAsia"/>
          <w:kern w:val="0"/>
          <w:sz w:val="24"/>
          <w:szCs w:val="24"/>
        </w:rPr>
        <w:t>事件结构变量</w:t>
      </w:r>
      <w:r w:rsidR="00D16560">
        <w:rPr>
          <w:rFonts w:ascii="Times New Roman" w:eastAsia="宋体" w:hAnsi="Times New Roman" w:cs="Times New Roman" w:hint="eastAsia"/>
          <w:kern w:val="0"/>
          <w:sz w:val="24"/>
          <w:szCs w:val="24"/>
        </w:rPr>
        <w:t>外，</w:t>
      </w:r>
      <w:r w:rsidR="00CF1052">
        <w:rPr>
          <w:rFonts w:ascii="Times New Roman" w:eastAsia="宋体" w:hAnsi="Times New Roman" w:cs="Times New Roman" w:hint="eastAsia"/>
          <w:kern w:val="0"/>
          <w:sz w:val="24"/>
          <w:szCs w:val="24"/>
        </w:rPr>
        <w:t>基于</w:t>
      </w:r>
      <w:r w:rsidR="00093873">
        <w:rPr>
          <w:rFonts w:ascii="Times New Roman" w:eastAsia="宋体" w:hAnsi="Times New Roman" w:cs="Times New Roman" w:hint="eastAsia"/>
          <w:sz w:val="24"/>
          <w:szCs w:val="24"/>
        </w:rPr>
        <w:t>被试做出事件分割的行为源于其对事件预期误差的短暂增加的假设，</w:t>
      </w:r>
      <w:r w:rsidR="001467F1">
        <w:rPr>
          <w:rFonts w:ascii="Times New Roman" w:eastAsia="宋体" w:hAnsi="Times New Roman" w:cs="Times New Roman" w:hint="eastAsia"/>
          <w:sz w:val="24"/>
          <w:szCs w:val="24"/>
        </w:rPr>
        <w:t>而在粗划分中</w:t>
      </w:r>
      <w:r w:rsidR="00696E02">
        <w:rPr>
          <w:rFonts w:ascii="Times New Roman" w:eastAsia="宋体" w:hAnsi="Times New Roman" w:cs="Times New Roman" w:hint="eastAsia"/>
          <w:sz w:val="24"/>
          <w:szCs w:val="24"/>
        </w:rPr>
        <w:t>对于</w:t>
      </w:r>
      <w:r w:rsidR="003C09C1">
        <w:rPr>
          <w:rFonts w:ascii="Times New Roman" w:eastAsia="宋体" w:hAnsi="Times New Roman" w:cs="Times New Roman" w:hint="eastAsia"/>
          <w:sz w:val="24"/>
          <w:szCs w:val="24"/>
        </w:rPr>
        <w:t>分割延迟</w:t>
      </w:r>
      <w:r w:rsidR="0017199E">
        <w:rPr>
          <w:rFonts w:ascii="Times New Roman" w:eastAsia="宋体" w:hAnsi="Times New Roman" w:cs="Times New Roman" w:hint="eastAsia"/>
          <w:sz w:val="24"/>
          <w:szCs w:val="24"/>
        </w:rPr>
        <w:t>时长的汇报</w:t>
      </w:r>
      <w:r w:rsidR="00767C03">
        <w:rPr>
          <w:rFonts w:ascii="Times New Roman" w:eastAsia="宋体" w:hAnsi="Times New Roman" w:cs="Times New Roman" w:hint="eastAsia"/>
          <w:sz w:val="24"/>
          <w:szCs w:val="24"/>
        </w:rPr>
        <w:t>也是</w:t>
      </w:r>
      <w:r w:rsidR="005B31DC">
        <w:rPr>
          <w:rFonts w:ascii="Times New Roman" w:eastAsia="宋体" w:hAnsi="Times New Roman" w:cs="Times New Roman" w:hint="eastAsia"/>
          <w:sz w:val="24"/>
          <w:szCs w:val="24"/>
        </w:rPr>
        <w:t>对事件预期误差大小的一种表征。</w:t>
      </w:r>
      <w:r w:rsidR="00E61075">
        <w:rPr>
          <w:rFonts w:ascii="Times New Roman" w:eastAsia="宋体" w:hAnsi="Times New Roman" w:cs="Times New Roman" w:hint="eastAsia"/>
          <w:sz w:val="24"/>
          <w:szCs w:val="24"/>
        </w:rPr>
        <w:t>因此</w:t>
      </w:r>
      <w:r w:rsidR="005D7C5D">
        <w:rPr>
          <w:rFonts w:ascii="Times New Roman" w:eastAsia="宋体" w:hAnsi="Times New Roman" w:cs="Times New Roman" w:hint="eastAsia"/>
          <w:sz w:val="24"/>
          <w:szCs w:val="24"/>
        </w:rPr>
        <w:t>被试在</w:t>
      </w:r>
      <w:r w:rsidR="00F81179">
        <w:rPr>
          <w:rFonts w:ascii="Times New Roman" w:eastAsia="宋体" w:hAnsi="Times New Roman" w:cs="Times New Roman" w:hint="eastAsia"/>
          <w:sz w:val="24"/>
          <w:szCs w:val="24"/>
        </w:rPr>
        <w:t>进行创造力评分</w:t>
      </w:r>
      <w:r w:rsidR="00825D33">
        <w:rPr>
          <w:rFonts w:ascii="Times New Roman" w:eastAsia="宋体" w:hAnsi="Times New Roman" w:cs="Times New Roman" w:hint="eastAsia"/>
          <w:sz w:val="24"/>
          <w:szCs w:val="24"/>
        </w:rPr>
        <w:t>时，也有可能参考了</w:t>
      </w:r>
      <w:r w:rsidR="003928B9">
        <w:rPr>
          <w:rFonts w:ascii="Times New Roman" w:eastAsia="宋体" w:hAnsi="Times New Roman" w:cs="Times New Roman" w:hint="eastAsia"/>
          <w:sz w:val="24"/>
          <w:szCs w:val="24"/>
        </w:rPr>
        <w:t>其在</w:t>
      </w:r>
      <w:r w:rsidR="002A7BFF">
        <w:rPr>
          <w:rFonts w:ascii="Times New Roman" w:eastAsia="宋体" w:hAnsi="Times New Roman" w:cs="Times New Roman" w:hint="eastAsia"/>
          <w:sz w:val="24"/>
          <w:szCs w:val="24"/>
        </w:rPr>
        <w:t>粗划分中进行</w:t>
      </w:r>
      <w:r w:rsidR="0081260F">
        <w:rPr>
          <w:rFonts w:ascii="Times New Roman" w:eastAsia="宋体" w:hAnsi="Times New Roman" w:cs="Times New Roman" w:hint="eastAsia"/>
          <w:sz w:val="24"/>
          <w:szCs w:val="24"/>
        </w:rPr>
        <w:t>汇报分割延迟的次数</w:t>
      </w:r>
      <w:r w:rsidR="00050139">
        <w:rPr>
          <w:rFonts w:ascii="Times New Roman" w:eastAsia="宋体" w:hAnsi="Times New Roman" w:cs="Times New Roman" w:hint="eastAsia"/>
          <w:sz w:val="24"/>
          <w:szCs w:val="24"/>
        </w:rPr>
        <w:t>。因此将</w:t>
      </w:r>
      <w:r w:rsidR="00502B3A">
        <w:rPr>
          <w:rFonts w:ascii="Times New Roman" w:eastAsia="宋体" w:hAnsi="Times New Roman" w:cs="Times New Roman" w:hint="eastAsia"/>
          <w:sz w:val="24"/>
          <w:szCs w:val="24"/>
        </w:rPr>
        <w:t>粗划分中被试</w:t>
      </w:r>
      <w:r w:rsidR="00532607">
        <w:rPr>
          <w:rFonts w:ascii="Times New Roman" w:eastAsia="宋体" w:hAnsi="Times New Roman" w:cs="Times New Roman" w:hint="eastAsia"/>
          <w:sz w:val="24"/>
          <w:szCs w:val="24"/>
        </w:rPr>
        <w:t>汇报了分割具有延迟的次数也纳入分析，其在不同关卡中与创造力评分的分布见图</w:t>
      </w:r>
      <w:r w:rsidR="00532607">
        <w:rPr>
          <w:rFonts w:ascii="Times New Roman" w:eastAsia="宋体" w:hAnsi="Times New Roman" w:cs="Times New Roman" w:hint="eastAsia"/>
          <w:sz w:val="24"/>
          <w:szCs w:val="24"/>
        </w:rPr>
        <w:t>1</w:t>
      </w:r>
      <w:r w:rsidR="00532607">
        <w:rPr>
          <w:rFonts w:ascii="Times New Roman" w:eastAsia="宋体" w:hAnsi="Times New Roman" w:cs="Times New Roman"/>
          <w:sz w:val="24"/>
          <w:szCs w:val="24"/>
        </w:rPr>
        <w:t>3</w:t>
      </w:r>
      <w:r w:rsidR="00532607">
        <w:rPr>
          <w:rFonts w:ascii="Times New Roman" w:eastAsia="宋体" w:hAnsi="Times New Roman" w:cs="Times New Roman" w:hint="eastAsia"/>
          <w:sz w:val="24"/>
          <w:szCs w:val="24"/>
        </w:rPr>
        <w:t>至图</w:t>
      </w:r>
      <w:r w:rsidR="00532607">
        <w:rPr>
          <w:rFonts w:ascii="Times New Roman" w:eastAsia="宋体" w:hAnsi="Times New Roman" w:cs="Times New Roman" w:hint="eastAsia"/>
          <w:sz w:val="24"/>
          <w:szCs w:val="24"/>
        </w:rPr>
        <w:t>1</w:t>
      </w:r>
      <w:r w:rsidR="00532607">
        <w:rPr>
          <w:rFonts w:ascii="Times New Roman" w:eastAsia="宋体" w:hAnsi="Times New Roman" w:cs="Times New Roman"/>
          <w:sz w:val="24"/>
          <w:szCs w:val="24"/>
        </w:rPr>
        <w:t>7</w:t>
      </w:r>
      <w:r w:rsidR="00532607">
        <w:rPr>
          <w:rFonts w:ascii="Times New Roman" w:eastAsia="宋体" w:hAnsi="Times New Roman" w:cs="Times New Roman" w:hint="eastAsia"/>
          <w:sz w:val="24"/>
          <w:szCs w:val="24"/>
        </w:rPr>
        <w:t>。</w:t>
      </w:r>
    </w:p>
    <w:p w14:paraId="7963FA65" w14:textId="336F6C72" w:rsidR="00EB14CF" w:rsidRDefault="00413508" w:rsidP="002758F9">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54A01A2B" wp14:editId="67F6C645">
            <wp:extent cx="2969911" cy="3960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03157407" w14:textId="07C84498" w:rsidR="00CA6F72" w:rsidRDefault="00CA6F72" w:rsidP="00CA6F72">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ins w:id="690" w:author="JiangLinfeng" w:date="2023-10-20T19:50:00Z">
        <w:r w:rsidR="00A314E4">
          <w:rPr>
            <w:rFonts w:ascii="Times New Roman" w:eastAsia="宋体" w:hAnsi="Times New Roman" w:cs="Times New Roman"/>
            <w:kern w:val="0"/>
            <w:sz w:val="24"/>
            <w:szCs w:val="24"/>
          </w:rPr>
          <w:t>4</w:t>
        </w:r>
      </w:ins>
      <w:del w:id="691" w:author="JiangLinfeng" w:date="2023-10-20T19:50:00Z">
        <w:r w:rsidDel="00A314E4">
          <w:rPr>
            <w:rFonts w:ascii="Times New Roman" w:eastAsia="宋体" w:hAnsi="Times New Roman" w:cs="Times New Roman"/>
            <w:kern w:val="0"/>
            <w:sz w:val="24"/>
            <w:szCs w:val="24"/>
          </w:rPr>
          <w:delText>3</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一</w:t>
      </w:r>
      <w:r w:rsidRPr="00EB2F59">
        <w:rPr>
          <w:rFonts w:ascii="Times New Roman" w:eastAsia="宋体" w:hAnsi="Times New Roman" w:cs="Times New Roman"/>
          <w:kern w:val="0"/>
          <w:sz w:val="24"/>
          <w:szCs w:val="24"/>
        </w:rPr>
        <w:t>关视频创造力评分与</w:t>
      </w:r>
      <w:proofErr w:type="gramStart"/>
      <w:r w:rsidR="003D3FDC">
        <w:rPr>
          <w:rFonts w:ascii="Times New Roman" w:eastAsia="宋体" w:hAnsi="Times New Roman" w:cs="Times New Roman" w:hint="eastAsia"/>
          <w:kern w:val="0"/>
          <w:sz w:val="24"/>
          <w:szCs w:val="24"/>
        </w:rPr>
        <w:t>粗</w:t>
      </w:r>
      <w:r w:rsidR="00CE610A">
        <w:rPr>
          <w:rFonts w:ascii="Times New Roman" w:eastAsia="宋体" w:hAnsi="Times New Roman" w:cs="Times New Roman" w:hint="eastAsia"/>
          <w:kern w:val="0"/>
          <w:sz w:val="24"/>
          <w:szCs w:val="24"/>
        </w:rPr>
        <w:t>事件</w:t>
      </w:r>
      <w:proofErr w:type="gramEnd"/>
      <w:r w:rsidR="00CE610A">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6910D734" w14:textId="0A403EE3" w:rsidR="00CA6F72" w:rsidRDefault="00CA6F72" w:rsidP="00CA6F72">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sidR="003D3FDC">
        <w:rPr>
          <w:rFonts w:ascii="Times New Roman" w:eastAsia="宋体" w:hAnsi="Times New Roman" w:cs="Times New Roman" w:hint="eastAsia"/>
          <w:szCs w:val="21"/>
        </w:rPr>
        <w:t>图</w:t>
      </w:r>
      <w:r>
        <w:rPr>
          <w:rFonts w:ascii="Times New Roman" w:eastAsia="宋体" w:hAnsi="Times New Roman" w:cs="Times New Roman" w:hint="eastAsia"/>
          <w:szCs w:val="21"/>
        </w:rPr>
        <w:t>为创造力评分与</w:t>
      </w:r>
      <w:proofErr w:type="gramStart"/>
      <w:r w:rsidR="003D3FDC">
        <w:rPr>
          <w:rFonts w:ascii="Times New Roman" w:eastAsia="宋体" w:hAnsi="Times New Roman" w:cs="Times New Roman" w:hint="eastAsia"/>
          <w:szCs w:val="21"/>
        </w:rPr>
        <w:t>粗事件</w:t>
      </w:r>
      <w:proofErr w:type="gramEnd"/>
      <w:r w:rsidR="003D3FDC">
        <w:rPr>
          <w:rFonts w:ascii="Times New Roman" w:eastAsia="宋体" w:hAnsi="Times New Roman" w:cs="Times New Roman" w:hint="eastAsia"/>
          <w:szCs w:val="21"/>
        </w:rPr>
        <w:t>分割</w:t>
      </w:r>
      <w:r w:rsidR="00966620">
        <w:rPr>
          <w:rFonts w:ascii="Times New Roman" w:eastAsia="宋体" w:hAnsi="Times New Roman" w:cs="Times New Roman" w:hint="eastAsia"/>
          <w:szCs w:val="21"/>
        </w:rPr>
        <w:t>延迟</w:t>
      </w:r>
      <w:r w:rsidR="003D3FDC">
        <w:rPr>
          <w:rFonts w:ascii="Times New Roman" w:eastAsia="宋体" w:hAnsi="Times New Roman" w:cs="Times New Roman" w:hint="eastAsia"/>
          <w:szCs w:val="21"/>
        </w:rPr>
        <w:t>次数</w:t>
      </w:r>
      <w:r>
        <w:rPr>
          <w:rFonts w:ascii="Times New Roman" w:eastAsia="宋体" w:hAnsi="Times New Roman" w:cs="Times New Roman" w:hint="eastAsia"/>
          <w:szCs w:val="21"/>
        </w:rPr>
        <w:t>的分布；</w:t>
      </w:r>
    </w:p>
    <w:p w14:paraId="563A91A0" w14:textId="61ACA317" w:rsidR="002758F9" w:rsidRDefault="00CA6F72" w:rsidP="00CA6F72">
      <w:pPr>
        <w:spacing w:line="288"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 xml:space="preserve">ii) </w:t>
      </w:r>
      <w:r w:rsidR="00D10DD4">
        <w:rPr>
          <w:rFonts w:ascii="Times New Roman" w:eastAsia="宋体" w:hAnsi="Times New Roman" w:cs="Times New Roman" w:hint="eastAsia"/>
          <w:szCs w:val="21"/>
        </w:rPr>
        <w:t>b</w:t>
      </w:r>
      <w:r w:rsidR="00D10DD4">
        <w:rPr>
          <w:rFonts w:ascii="Times New Roman" w:eastAsia="宋体" w:hAnsi="Times New Roman" w:cs="Times New Roman" w:hint="eastAsia"/>
          <w:szCs w:val="21"/>
        </w:rPr>
        <w:t>图</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del w:id="692" w:author="JiangLinfeng" w:date="2023-10-20T15:53:00Z">
        <w:r w:rsidDel="00387C34">
          <w:rPr>
            <w:rFonts w:ascii="Times New Roman" w:eastAsia="宋体" w:hAnsi="Times New Roman" w:cs="Times New Roman" w:hint="eastAsia"/>
            <w:szCs w:val="21"/>
          </w:rPr>
          <w:delText>存留水平</w:delText>
        </w:r>
      </w:del>
      <w:ins w:id="693" w:author="JiangLinfeng" w:date="2023-10-20T15:53:00Z">
        <w:r w:rsidR="00387C34">
          <w:rPr>
            <w:rFonts w:ascii="Times New Roman" w:eastAsia="宋体" w:hAnsi="Times New Roman" w:cs="Times New Roman" w:hint="eastAsia"/>
            <w:szCs w:val="21"/>
          </w:rPr>
          <w:t>相对保守程度</w:t>
        </w:r>
      </w:ins>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CC4F5AE" w14:textId="57407619" w:rsidR="00BB3ADB" w:rsidRDefault="00413508"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5EFF7605" wp14:editId="37DBA7B0">
            <wp:extent cx="2969911" cy="3960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3A08C9E0" w14:textId="28FC2960" w:rsidR="00BB3ADB" w:rsidRDefault="00BB3ADB" w:rsidP="00BB3ADB">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ins w:id="694" w:author="JiangLinfeng" w:date="2023-10-20T19:50:00Z">
        <w:r w:rsidR="00A314E4">
          <w:rPr>
            <w:rFonts w:ascii="Times New Roman" w:eastAsia="宋体" w:hAnsi="Times New Roman" w:cs="Times New Roman"/>
            <w:kern w:val="0"/>
            <w:sz w:val="24"/>
            <w:szCs w:val="24"/>
          </w:rPr>
          <w:t>5</w:t>
        </w:r>
      </w:ins>
      <w:del w:id="695" w:author="JiangLinfeng" w:date="2023-10-20T19:50:00Z">
        <w:r w:rsidDel="00A314E4">
          <w:rPr>
            <w:rFonts w:ascii="Times New Roman" w:eastAsia="宋体" w:hAnsi="Times New Roman" w:cs="Times New Roman"/>
            <w:kern w:val="0"/>
            <w:sz w:val="24"/>
            <w:szCs w:val="24"/>
          </w:rPr>
          <w:delText>4</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二</w:t>
      </w:r>
      <w:r w:rsidRPr="00EB2F59">
        <w:rPr>
          <w:rFonts w:ascii="Times New Roman" w:eastAsia="宋体" w:hAnsi="Times New Roman" w:cs="Times New Roman"/>
          <w:kern w:val="0"/>
          <w:sz w:val="24"/>
          <w:szCs w:val="24"/>
        </w:rPr>
        <w:t>关视频创造力评分与</w:t>
      </w:r>
      <w:proofErr w:type="gramStart"/>
      <w:r>
        <w:rPr>
          <w:rFonts w:ascii="Times New Roman" w:eastAsia="宋体" w:hAnsi="Times New Roman" w:cs="Times New Roman" w:hint="eastAsia"/>
          <w:kern w:val="0"/>
          <w:sz w:val="24"/>
          <w:szCs w:val="24"/>
        </w:rPr>
        <w:t>粗事件</w:t>
      </w:r>
      <w:proofErr w:type="gramEnd"/>
      <w:r>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7E357275" w14:textId="5242B72C" w:rsidR="00BB3ADB" w:rsidRDefault="00BB3ADB" w:rsidP="00BB3ADB">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图为创造力评分与</w:t>
      </w:r>
      <w:proofErr w:type="gramStart"/>
      <w:r>
        <w:rPr>
          <w:rFonts w:ascii="Times New Roman" w:eastAsia="宋体" w:hAnsi="Times New Roman" w:cs="Times New Roman" w:hint="eastAsia"/>
          <w:szCs w:val="21"/>
        </w:rPr>
        <w:t>粗事件</w:t>
      </w:r>
      <w:proofErr w:type="gramEnd"/>
      <w:r>
        <w:rPr>
          <w:rFonts w:ascii="Times New Roman" w:eastAsia="宋体" w:hAnsi="Times New Roman" w:cs="Times New Roman" w:hint="eastAsia"/>
          <w:szCs w:val="21"/>
        </w:rPr>
        <w:t>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6374FBC5" w14:textId="36F99ADF" w:rsidR="00BB3ADB" w:rsidRDefault="00BB3ADB" w:rsidP="00BB3ADB">
      <w:pPr>
        <w:spacing w:line="288"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del w:id="696" w:author="JiangLinfeng" w:date="2023-10-20T15:53:00Z">
        <w:r w:rsidDel="00387C34">
          <w:rPr>
            <w:rFonts w:ascii="Times New Roman" w:eastAsia="宋体" w:hAnsi="Times New Roman" w:cs="Times New Roman" w:hint="eastAsia"/>
            <w:szCs w:val="21"/>
          </w:rPr>
          <w:delText>存留水平</w:delText>
        </w:r>
      </w:del>
      <w:ins w:id="697" w:author="JiangLinfeng" w:date="2023-10-20T15:53:00Z">
        <w:r w:rsidR="00387C34">
          <w:rPr>
            <w:rFonts w:ascii="Times New Roman" w:eastAsia="宋体" w:hAnsi="Times New Roman" w:cs="Times New Roman" w:hint="eastAsia"/>
            <w:szCs w:val="21"/>
          </w:rPr>
          <w:t>相对保守程度</w:t>
        </w:r>
      </w:ins>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3910C7FB" w14:textId="77777777" w:rsidR="00703A40" w:rsidRDefault="00703A40" w:rsidP="00BB3ADB">
      <w:pPr>
        <w:spacing w:line="288" w:lineRule="auto"/>
        <w:ind w:firstLineChars="200" w:firstLine="480"/>
        <w:jc w:val="center"/>
        <w:rPr>
          <w:rFonts w:ascii="Times New Roman" w:eastAsia="宋体" w:hAnsi="Times New Roman" w:cs="Times New Roman"/>
          <w:kern w:val="0"/>
          <w:sz w:val="24"/>
          <w:szCs w:val="24"/>
        </w:rPr>
      </w:pPr>
    </w:p>
    <w:p w14:paraId="5878338C" w14:textId="4B04E98F" w:rsidR="00BB3ADB" w:rsidRDefault="00413508"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1681031F" wp14:editId="7E02E635">
            <wp:extent cx="2969911" cy="3960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79B87B60" w14:textId="6CCC1D84" w:rsidR="00580E6D" w:rsidRDefault="00580E6D" w:rsidP="00580E6D">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ins w:id="698" w:author="JiangLinfeng" w:date="2023-10-20T19:50:00Z">
        <w:r w:rsidR="00A314E4">
          <w:rPr>
            <w:rFonts w:ascii="Times New Roman" w:eastAsia="宋体" w:hAnsi="Times New Roman" w:cs="Times New Roman"/>
            <w:kern w:val="0"/>
            <w:sz w:val="24"/>
            <w:szCs w:val="24"/>
          </w:rPr>
          <w:t>6</w:t>
        </w:r>
      </w:ins>
      <w:del w:id="699" w:author="JiangLinfeng" w:date="2023-10-20T19:50:00Z">
        <w:r w:rsidR="001E197A" w:rsidDel="00A314E4">
          <w:rPr>
            <w:rFonts w:ascii="Times New Roman" w:eastAsia="宋体" w:hAnsi="Times New Roman" w:cs="Times New Roman"/>
            <w:kern w:val="0"/>
            <w:sz w:val="24"/>
            <w:szCs w:val="24"/>
          </w:rPr>
          <w:delText>5</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三</w:t>
      </w:r>
      <w:r w:rsidRPr="00EB2F59">
        <w:rPr>
          <w:rFonts w:ascii="Times New Roman" w:eastAsia="宋体" w:hAnsi="Times New Roman" w:cs="Times New Roman"/>
          <w:kern w:val="0"/>
          <w:sz w:val="24"/>
          <w:szCs w:val="24"/>
        </w:rPr>
        <w:t>关视频创造力评分与</w:t>
      </w:r>
      <w:proofErr w:type="gramStart"/>
      <w:r>
        <w:rPr>
          <w:rFonts w:ascii="Times New Roman" w:eastAsia="宋体" w:hAnsi="Times New Roman" w:cs="Times New Roman" w:hint="eastAsia"/>
          <w:kern w:val="0"/>
          <w:sz w:val="24"/>
          <w:szCs w:val="24"/>
        </w:rPr>
        <w:t>粗事件</w:t>
      </w:r>
      <w:proofErr w:type="gramEnd"/>
      <w:r>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3562056A" w14:textId="0BF67335" w:rsidR="00580E6D" w:rsidRDefault="00580E6D" w:rsidP="00580E6D">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图为创造力评分与</w:t>
      </w:r>
      <w:proofErr w:type="gramStart"/>
      <w:r>
        <w:rPr>
          <w:rFonts w:ascii="Times New Roman" w:eastAsia="宋体" w:hAnsi="Times New Roman" w:cs="Times New Roman" w:hint="eastAsia"/>
          <w:szCs w:val="21"/>
        </w:rPr>
        <w:t>粗事件</w:t>
      </w:r>
      <w:proofErr w:type="gramEnd"/>
      <w:r>
        <w:rPr>
          <w:rFonts w:ascii="Times New Roman" w:eastAsia="宋体" w:hAnsi="Times New Roman" w:cs="Times New Roman" w:hint="eastAsia"/>
          <w:szCs w:val="21"/>
        </w:rPr>
        <w:t>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0C7690F2" w14:textId="20B73DF9" w:rsidR="00580E6D" w:rsidRDefault="00580E6D" w:rsidP="00580E6D">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del w:id="700" w:author="JiangLinfeng" w:date="2023-10-20T15:53:00Z">
        <w:r w:rsidDel="00387C34">
          <w:rPr>
            <w:rFonts w:ascii="Times New Roman" w:eastAsia="宋体" w:hAnsi="Times New Roman" w:cs="Times New Roman" w:hint="eastAsia"/>
            <w:szCs w:val="21"/>
          </w:rPr>
          <w:delText>存留水平</w:delText>
        </w:r>
      </w:del>
      <w:ins w:id="701" w:author="JiangLinfeng" w:date="2023-10-20T15:53:00Z">
        <w:r w:rsidR="00387C34">
          <w:rPr>
            <w:rFonts w:ascii="Times New Roman" w:eastAsia="宋体" w:hAnsi="Times New Roman" w:cs="Times New Roman" w:hint="eastAsia"/>
            <w:szCs w:val="21"/>
          </w:rPr>
          <w:t>相对保守程度</w:t>
        </w:r>
      </w:ins>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3F2B430F" w14:textId="230A70F2" w:rsidR="00580E6D" w:rsidRDefault="00877A6F"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629BBF5D" wp14:editId="02F4EC02">
            <wp:extent cx="2969911" cy="39600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03CFEFD4" w14:textId="6D954264" w:rsidR="000359ED" w:rsidRDefault="000359ED" w:rsidP="000359ED">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ins w:id="702" w:author="JiangLinfeng" w:date="2023-10-20T19:50:00Z">
        <w:r w:rsidR="00A314E4">
          <w:rPr>
            <w:rFonts w:ascii="Times New Roman" w:eastAsia="宋体" w:hAnsi="Times New Roman" w:cs="Times New Roman"/>
            <w:kern w:val="0"/>
            <w:sz w:val="24"/>
            <w:szCs w:val="24"/>
          </w:rPr>
          <w:t>7</w:t>
        </w:r>
      </w:ins>
      <w:del w:id="703" w:author="JiangLinfeng" w:date="2023-10-20T19:50:00Z">
        <w:r w:rsidR="001E197A" w:rsidDel="00A314E4">
          <w:rPr>
            <w:rFonts w:ascii="Times New Roman" w:eastAsia="宋体" w:hAnsi="Times New Roman" w:cs="Times New Roman"/>
            <w:kern w:val="0"/>
            <w:sz w:val="24"/>
            <w:szCs w:val="24"/>
          </w:rPr>
          <w:delText>6</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四</w:t>
      </w:r>
      <w:r w:rsidRPr="00EB2F59">
        <w:rPr>
          <w:rFonts w:ascii="Times New Roman" w:eastAsia="宋体" w:hAnsi="Times New Roman" w:cs="Times New Roman"/>
          <w:kern w:val="0"/>
          <w:sz w:val="24"/>
          <w:szCs w:val="24"/>
        </w:rPr>
        <w:t>关视频创造力评分与</w:t>
      </w:r>
      <w:proofErr w:type="gramStart"/>
      <w:r>
        <w:rPr>
          <w:rFonts w:ascii="Times New Roman" w:eastAsia="宋体" w:hAnsi="Times New Roman" w:cs="Times New Roman" w:hint="eastAsia"/>
          <w:kern w:val="0"/>
          <w:sz w:val="24"/>
          <w:szCs w:val="24"/>
        </w:rPr>
        <w:t>粗事件</w:t>
      </w:r>
      <w:proofErr w:type="gramEnd"/>
      <w:r>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5B304097" w14:textId="2611E493" w:rsidR="000359ED" w:rsidRDefault="000359ED" w:rsidP="000359ED">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图为创造力评分与</w:t>
      </w:r>
      <w:proofErr w:type="gramStart"/>
      <w:r>
        <w:rPr>
          <w:rFonts w:ascii="Times New Roman" w:eastAsia="宋体" w:hAnsi="Times New Roman" w:cs="Times New Roman" w:hint="eastAsia"/>
          <w:szCs w:val="21"/>
        </w:rPr>
        <w:t>粗事件</w:t>
      </w:r>
      <w:proofErr w:type="gramEnd"/>
      <w:r>
        <w:rPr>
          <w:rFonts w:ascii="Times New Roman" w:eastAsia="宋体" w:hAnsi="Times New Roman" w:cs="Times New Roman" w:hint="eastAsia"/>
          <w:szCs w:val="21"/>
        </w:rPr>
        <w:t>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652AB543" w14:textId="30D12E95" w:rsidR="000359ED" w:rsidRDefault="000359ED" w:rsidP="000359ED">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del w:id="704" w:author="JiangLinfeng" w:date="2023-10-20T15:53:00Z">
        <w:r w:rsidDel="00387C34">
          <w:rPr>
            <w:rFonts w:ascii="Times New Roman" w:eastAsia="宋体" w:hAnsi="Times New Roman" w:cs="Times New Roman" w:hint="eastAsia"/>
            <w:szCs w:val="21"/>
          </w:rPr>
          <w:delText>存留水平</w:delText>
        </w:r>
      </w:del>
      <w:ins w:id="705" w:author="JiangLinfeng" w:date="2023-10-20T15:53:00Z">
        <w:r w:rsidR="00387C34">
          <w:rPr>
            <w:rFonts w:ascii="Times New Roman" w:eastAsia="宋体" w:hAnsi="Times New Roman" w:cs="Times New Roman" w:hint="eastAsia"/>
            <w:szCs w:val="21"/>
          </w:rPr>
          <w:t>相对保守程度</w:t>
        </w:r>
      </w:ins>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2FAFBC1A" w14:textId="6DEE37CF" w:rsidR="000359ED" w:rsidRDefault="00877A6F"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66DFF2A6" wp14:editId="4CBDEB8B">
            <wp:extent cx="2969911" cy="3960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367FA623" w14:textId="1220F6D5" w:rsidR="001F1BD7" w:rsidRDefault="001F1BD7" w:rsidP="001F1BD7">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ins w:id="706" w:author="JiangLinfeng" w:date="2023-10-20T19:50:00Z">
        <w:r w:rsidR="00A314E4">
          <w:rPr>
            <w:rFonts w:ascii="Times New Roman" w:eastAsia="宋体" w:hAnsi="Times New Roman" w:cs="Times New Roman"/>
            <w:kern w:val="0"/>
            <w:sz w:val="24"/>
            <w:szCs w:val="24"/>
          </w:rPr>
          <w:t>8</w:t>
        </w:r>
      </w:ins>
      <w:del w:id="707" w:author="JiangLinfeng" w:date="2023-10-20T19:50:00Z">
        <w:r w:rsidR="001E197A" w:rsidDel="00A314E4">
          <w:rPr>
            <w:rFonts w:ascii="Times New Roman" w:eastAsia="宋体" w:hAnsi="Times New Roman" w:cs="Times New Roman"/>
            <w:kern w:val="0"/>
            <w:sz w:val="24"/>
            <w:szCs w:val="24"/>
          </w:rPr>
          <w:delText>7</w:delText>
        </w:r>
      </w:del>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五</w:t>
      </w:r>
      <w:r w:rsidRPr="00EB2F59">
        <w:rPr>
          <w:rFonts w:ascii="Times New Roman" w:eastAsia="宋体" w:hAnsi="Times New Roman" w:cs="Times New Roman"/>
          <w:kern w:val="0"/>
          <w:sz w:val="24"/>
          <w:szCs w:val="24"/>
        </w:rPr>
        <w:t>关视频创造力评分与</w:t>
      </w:r>
      <w:proofErr w:type="gramStart"/>
      <w:r>
        <w:rPr>
          <w:rFonts w:ascii="Times New Roman" w:eastAsia="宋体" w:hAnsi="Times New Roman" w:cs="Times New Roman" w:hint="eastAsia"/>
          <w:kern w:val="0"/>
          <w:sz w:val="24"/>
          <w:szCs w:val="24"/>
        </w:rPr>
        <w:t>粗事件</w:t>
      </w:r>
      <w:proofErr w:type="gramEnd"/>
      <w:r>
        <w:rPr>
          <w:rFonts w:ascii="Times New Roman" w:eastAsia="宋体" w:hAnsi="Times New Roman" w:cs="Times New Roman" w:hint="eastAsia"/>
          <w:kern w:val="0"/>
          <w:sz w:val="24"/>
          <w:szCs w:val="24"/>
        </w:rPr>
        <w:t>分割延迟次数</w:t>
      </w:r>
      <w:r w:rsidRPr="00EB2F59">
        <w:rPr>
          <w:rFonts w:ascii="Times New Roman" w:eastAsia="宋体" w:hAnsi="Times New Roman" w:cs="Times New Roman"/>
          <w:kern w:val="0"/>
          <w:sz w:val="24"/>
          <w:szCs w:val="24"/>
        </w:rPr>
        <w:t>分布</w:t>
      </w:r>
    </w:p>
    <w:p w14:paraId="5A1554CB" w14:textId="332B0BA6" w:rsidR="001F1BD7" w:rsidRDefault="001F1BD7" w:rsidP="001F1BD7">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图为创造力评分与</w:t>
      </w:r>
      <w:proofErr w:type="gramStart"/>
      <w:r>
        <w:rPr>
          <w:rFonts w:ascii="Times New Roman" w:eastAsia="宋体" w:hAnsi="Times New Roman" w:cs="Times New Roman" w:hint="eastAsia"/>
          <w:szCs w:val="21"/>
        </w:rPr>
        <w:t>粗事件</w:t>
      </w:r>
      <w:proofErr w:type="gramEnd"/>
      <w:r>
        <w:rPr>
          <w:rFonts w:ascii="Times New Roman" w:eastAsia="宋体" w:hAnsi="Times New Roman" w:cs="Times New Roman" w:hint="eastAsia"/>
          <w:szCs w:val="21"/>
        </w:rPr>
        <w:t>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7F62E5E8" w14:textId="63F4DBA6" w:rsidR="001F1BD7" w:rsidRDefault="001F1BD7" w:rsidP="001F1BD7">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del w:id="708" w:author="JiangLinfeng" w:date="2023-10-20T15:53:00Z">
        <w:r w:rsidDel="00387C34">
          <w:rPr>
            <w:rFonts w:ascii="Times New Roman" w:eastAsia="宋体" w:hAnsi="Times New Roman" w:cs="Times New Roman" w:hint="eastAsia"/>
            <w:szCs w:val="21"/>
          </w:rPr>
          <w:delText>存留水平</w:delText>
        </w:r>
      </w:del>
      <w:ins w:id="709" w:author="JiangLinfeng" w:date="2023-10-20T15:53:00Z">
        <w:r w:rsidR="00387C34">
          <w:rPr>
            <w:rFonts w:ascii="Times New Roman" w:eastAsia="宋体" w:hAnsi="Times New Roman" w:cs="Times New Roman" w:hint="eastAsia"/>
            <w:szCs w:val="21"/>
          </w:rPr>
          <w:t>相对保守程度</w:t>
        </w:r>
      </w:ins>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51C2BAA8" w14:textId="439B611F" w:rsidR="001F1BD7" w:rsidRDefault="00FF5911" w:rsidP="00FF5911">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可以看到</w:t>
      </w:r>
      <w:r w:rsidR="00966620">
        <w:rPr>
          <w:rFonts w:ascii="Times New Roman" w:eastAsia="宋体" w:hAnsi="Times New Roman" w:cs="Times New Roman" w:hint="eastAsia"/>
          <w:kern w:val="0"/>
          <w:sz w:val="24"/>
          <w:szCs w:val="24"/>
        </w:rPr>
        <w:t>除第二关、第三关外，各个关卡中不同</w:t>
      </w:r>
      <w:del w:id="710" w:author="JiangLinfeng" w:date="2023-10-20T15:53:00Z">
        <w:r w:rsidR="00966620" w:rsidDel="00387C34">
          <w:rPr>
            <w:rFonts w:ascii="Times New Roman" w:eastAsia="宋体" w:hAnsi="Times New Roman" w:cs="Times New Roman" w:hint="eastAsia"/>
            <w:kern w:val="0"/>
            <w:sz w:val="24"/>
            <w:szCs w:val="24"/>
          </w:rPr>
          <w:delText>存留水平</w:delText>
        </w:r>
      </w:del>
      <w:ins w:id="711" w:author="JiangLinfeng" w:date="2023-10-20T15:53:00Z">
        <w:r w:rsidR="00387C34">
          <w:rPr>
            <w:rFonts w:ascii="Times New Roman" w:eastAsia="宋体" w:hAnsi="Times New Roman" w:cs="Times New Roman" w:hint="eastAsia"/>
            <w:kern w:val="0"/>
            <w:sz w:val="24"/>
            <w:szCs w:val="24"/>
          </w:rPr>
          <w:t>相对保守程度</w:t>
        </w:r>
      </w:ins>
      <w:r w:rsidR="00966620">
        <w:rPr>
          <w:rFonts w:ascii="Times New Roman" w:eastAsia="宋体" w:hAnsi="Times New Roman" w:cs="Times New Roman" w:hint="eastAsia"/>
          <w:kern w:val="0"/>
          <w:sz w:val="24"/>
          <w:szCs w:val="24"/>
        </w:rPr>
        <w:t>通关视频下的创造力评分与</w:t>
      </w:r>
      <w:proofErr w:type="gramStart"/>
      <w:r w:rsidR="004F4CF0">
        <w:rPr>
          <w:rFonts w:ascii="Times New Roman" w:eastAsia="宋体" w:hAnsi="Times New Roman" w:cs="Times New Roman" w:hint="eastAsia"/>
          <w:kern w:val="0"/>
          <w:sz w:val="24"/>
          <w:szCs w:val="24"/>
        </w:rPr>
        <w:t>粗事件</w:t>
      </w:r>
      <w:proofErr w:type="gramEnd"/>
      <w:r w:rsidR="004F4CF0">
        <w:rPr>
          <w:rFonts w:ascii="Times New Roman" w:eastAsia="宋体" w:hAnsi="Times New Roman" w:cs="Times New Roman" w:hint="eastAsia"/>
          <w:kern w:val="0"/>
          <w:sz w:val="24"/>
          <w:szCs w:val="24"/>
        </w:rPr>
        <w:t>分割延迟次数</w:t>
      </w:r>
      <w:r w:rsidR="00966620">
        <w:rPr>
          <w:rFonts w:ascii="Times New Roman" w:eastAsia="宋体" w:hAnsi="Times New Roman" w:cs="Times New Roman" w:hint="eastAsia"/>
          <w:kern w:val="0"/>
          <w:sz w:val="24"/>
          <w:szCs w:val="24"/>
        </w:rPr>
        <w:t>分布相对聚合成团，并彼此间</w:t>
      </w:r>
      <w:r w:rsidR="003D18AE">
        <w:rPr>
          <w:rFonts w:ascii="Times New Roman" w:eastAsia="宋体" w:hAnsi="Times New Roman" w:cs="Times New Roman" w:hint="eastAsia"/>
          <w:kern w:val="0"/>
          <w:sz w:val="24"/>
          <w:szCs w:val="24"/>
        </w:rPr>
        <w:t>也</w:t>
      </w:r>
      <w:r w:rsidR="00966620">
        <w:rPr>
          <w:rFonts w:ascii="Times New Roman" w:eastAsia="宋体" w:hAnsi="Times New Roman" w:cs="Times New Roman" w:hint="eastAsia"/>
          <w:kern w:val="0"/>
          <w:sz w:val="24"/>
          <w:szCs w:val="24"/>
        </w:rPr>
        <w:t>有一定的区分度</w:t>
      </w:r>
      <w:r w:rsidR="00CF7A9F">
        <w:rPr>
          <w:rFonts w:ascii="Times New Roman" w:eastAsia="宋体" w:hAnsi="Times New Roman" w:cs="Times New Roman" w:hint="eastAsia"/>
          <w:kern w:val="0"/>
          <w:sz w:val="24"/>
          <w:szCs w:val="24"/>
        </w:rPr>
        <w:t>，进一步验证了上文的猜想。</w:t>
      </w:r>
      <w:r w:rsidR="00A4579E">
        <w:rPr>
          <w:rFonts w:ascii="Times New Roman" w:eastAsia="宋体" w:hAnsi="Times New Roman" w:cs="Times New Roman" w:hint="eastAsia"/>
          <w:kern w:val="0"/>
          <w:sz w:val="24"/>
          <w:szCs w:val="24"/>
        </w:rPr>
        <w:t>对</w:t>
      </w:r>
      <w:r w:rsidR="008B107D">
        <w:rPr>
          <w:rFonts w:ascii="Times New Roman" w:eastAsia="宋体" w:hAnsi="Times New Roman" w:cs="Times New Roman" w:hint="eastAsia"/>
          <w:kern w:val="0"/>
          <w:sz w:val="24"/>
          <w:szCs w:val="24"/>
        </w:rPr>
        <w:t>创造力评分与</w:t>
      </w:r>
      <w:proofErr w:type="gramStart"/>
      <w:r w:rsidR="008B107D">
        <w:rPr>
          <w:rFonts w:ascii="Times New Roman" w:eastAsia="宋体" w:hAnsi="Times New Roman" w:cs="Times New Roman" w:hint="eastAsia"/>
          <w:kern w:val="0"/>
          <w:sz w:val="24"/>
          <w:szCs w:val="24"/>
        </w:rPr>
        <w:t>粗</w:t>
      </w:r>
      <w:r w:rsidR="008352E4">
        <w:rPr>
          <w:rFonts w:ascii="Times New Roman" w:eastAsia="宋体" w:hAnsi="Times New Roman" w:cs="Times New Roman" w:hint="eastAsia"/>
          <w:kern w:val="0"/>
          <w:sz w:val="24"/>
          <w:szCs w:val="24"/>
        </w:rPr>
        <w:t>事件</w:t>
      </w:r>
      <w:proofErr w:type="gramEnd"/>
      <w:r w:rsidR="008B107D">
        <w:rPr>
          <w:rFonts w:ascii="Times New Roman" w:eastAsia="宋体" w:hAnsi="Times New Roman" w:cs="Times New Roman" w:hint="eastAsia"/>
          <w:kern w:val="0"/>
          <w:sz w:val="24"/>
          <w:szCs w:val="24"/>
        </w:rPr>
        <w:t>分割延迟次数做</w:t>
      </w:r>
      <w:r w:rsidR="004E7D31">
        <w:rPr>
          <w:rFonts w:ascii="Times New Roman" w:eastAsia="宋体" w:hAnsi="Times New Roman" w:cs="Times New Roman" w:hint="eastAsia"/>
          <w:kern w:val="0"/>
          <w:sz w:val="24"/>
          <w:szCs w:val="24"/>
        </w:rPr>
        <w:t>相关性</w:t>
      </w:r>
      <w:r w:rsidR="00F52E5F">
        <w:rPr>
          <w:rFonts w:ascii="Times New Roman" w:eastAsia="宋体" w:hAnsi="Times New Roman" w:cs="Times New Roman" w:hint="eastAsia"/>
          <w:kern w:val="0"/>
          <w:sz w:val="24"/>
          <w:szCs w:val="24"/>
        </w:rPr>
        <w:t>分析，结果发现</w:t>
      </w:r>
      <w:r w:rsidR="008352E4">
        <w:rPr>
          <w:rFonts w:ascii="Times New Roman" w:eastAsia="宋体" w:hAnsi="Times New Roman" w:cs="Times New Roman" w:hint="eastAsia"/>
          <w:kern w:val="0"/>
          <w:sz w:val="24"/>
          <w:szCs w:val="24"/>
        </w:rPr>
        <w:t>创造力评分与</w:t>
      </w:r>
      <w:proofErr w:type="gramStart"/>
      <w:r w:rsidR="008352E4">
        <w:rPr>
          <w:rFonts w:ascii="Times New Roman" w:eastAsia="宋体" w:hAnsi="Times New Roman" w:cs="Times New Roman" w:hint="eastAsia"/>
          <w:kern w:val="0"/>
          <w:sz w:val="24"/>
          <w:szCs w:val="24"/>
        </w:rPr>
        <w:t>粗事件</w:t>
      </w:r>
      <w:proofErr w:type="gramEnd"/>
      <w:r w:rsidR="008352E4">
        <w:rPr>
          <w:rFonts w:ascii="Times New Roman" w:eastAsia="宋体" w:hAnsi="Times New Roman" w:cs="Times New Roman" w:hint="eastAsia"/>
          <w:kern w:val="0"/>
          <w:sz w:val="24"/>
          <w:szCs w:val="24"/>
        </w:rPr>
        <w:t>分割</w:t>
      </w:r>
      <w:r w:rsidR="00144ED0">
        <w:rPr>
          <w:rFonts w:ascii="Times New Roman" w:eastAsia="宋体" w:hAnsi="Times New Roman" w:cs="Times New Roman" w:hint="eastAsia"/>
          <w:kern w:val="0"/>
          <w:sz w:val="24"/>
          <w:szCs w:val="24"/>
        </w:rPr>
        <w:t>延迟次数</w:t>
      </w:r>
      <w:r w:rsidR="008352E4">
        <w:rPr>
          <w:rFonts w:ascii="Times New Roman" w:eastAsia="宋体" w:hAnsi="Times New Roman" w:cs="Times New Roman" w:hint="eastAsia"/>
          <w:kern w:val="0"/>
          <w:sz w:val="24"/>
          <w:szCs w:val="24"/>
        </w:rPr>
        <w:t>具有显著的负相关</w:t>
      </w:r>
      <w:r w:rsidR="008352E4">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proofErr w:type="gramStart"/>
      <w:r w:rsidR="008352E4" w:rsidRPr="008352E4">
        <w:rPr>
          <w:rFonts w:ascii="Times New Roman" w:eastAsia="宋体" w:hAnsi="Times New Roman" w:cs="Times New Roman"/>
          <w:i/>
          <w:iCs/>
          <w:kern w:val="0"/>
          <w:sz w:val="24"/>
          <w:szCs w:val="24"/>
        </w:rPr>
        <w:t>’</w:t>
      </w:r>
      <w:proofErr w:type="gramEnd"/>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8352E4">
        <w:rPr>
          <w:rFonts w:ascii="Times New Roman" w:eastAsia="宋体" w:hAnsi="Times New Roman" w:cs="Times New Roman" w:hint="eastAsia"/>
          <w:i/>
          <w:iCs/>
          <w:kern w:val="0"/>
          <w:sz w:val="24"/>
          <w:szCs w:val="24"/>
        </w:rPr>
        <w:t>r</w:t>
      </w:r>
      <w:r w:rsidR="008352E4">
        <w:rPr>
          <w:rFonts w:ascii="Times New Roman" w:eastAsia="宋体" w:hAnsi="Times New Roman" w:cs="Times New Roman"/>
          <w:i/>
          <w:iCs/>
          <w:kern w:val="0"/>
          <w:sz w:val="24"/>
          <w:szCs w:val="24"/>
        </w:rPr>
        <w:t xml:space="preserve"> </w:t>
      </w:r>
      <w:r w:rsidR="008352E4">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0</w:t>
      </w:r>
      <w:r w:rsidR="008352E4">
        <w:rPr>
          <w:rFonts w:ascii="Times New Roman" w:eastAsia="宋体" w:hAnsi="Times New Roman" w:cs="Times New Roman"/>
          <w:kern w:val="0"/>
          <w:sz w:val="24"/>
          <w:szCs w:val="24"/>
        </w:rPr>
        <w:t>.230</w:t>
      </w:r>
      <w:r w:rsidR="008352E4">
        <w:rPr>
          <w:rFonts w:ascii="Times New Roman" w:eastAsia="宋体" w:hAnsi="Times New Roman" w:cs="Times New Roman" w:hint="eastAsia"/>
          <w:kern w:val="0"/>
          <w:sz w:val="24"/>
          <w:szCs w:val="24"/>
        </w:rPr>
        <w:t>，</w:t>
      </w:r>
      <w:r w:rsidR="008352E4">
        <w:rPr>
          <w:rFonts w:ascii="Times New Roman" w:eastAsia="宋体" w:hAnsi="Times New Roman" w:cs="Times New Roman"/>
          <w:i/>
          <w:iCs/>
          <w:kern w:val="0"/>
          <w:sz w:val="24"/>
          <w:szCs w:val="24"/>
        </w:rPr>
        <w:t>p</w:t>
      </w:r>
      <w:r w:rsidR="008352E4">
        <w:rPr>
          <w:rFonts w:ascii="Times New Roman" w:eastAsia="宋体" w:hAnsi="Times New Roman" w:cs="Times New Roman"/>
          <w:kern w:val="0"/>
          <w:sz w:val="24"/>
          <w:szCs w:val="24"/>
        </w:rPr>
        <w:t xml:space="preserve"> &lt; .001)</w:t>
      </w:r>
      <w:r w:rsidR="009F1B20">
        <w:rPr>
          <w:rFonts w:ascii="Times New Roman" w:eastAsia="宋体" w:hAnsi="Times New Roman" w:cs="Times New Roman" w:hint="eastAsia"/>
          <w:kern w:val="0"/>
          <w:sz w:val="24"/>
          <w:szCs w:val="24"/>
        </w:rPr>
        <w:t>，与之前的预期不符。</w:t>
      </w:r>
      <w:r w:rsidR="000F3904">
        <w:rPr>
          <w:rFonts w:ascii="Times New Roman" w:eastAsia="宋体" w:hAnsi="Times New Roman" w:cs="Times New Roman" w:hint="eastAsia"/>
          <w:kern w:val="0"/>
          <w:sz w:val="24"/>
          <w:szCs w:val="24"/>
        </w:rPr>
        <w:t>为避免</w:t>
      </w:r>
      <w:r w:rsidR="00FF7F97">
        <w:rPr>
          <w:rFonts w:ascii="Times New Roman" w:eastAsia="宋体" w:hAnsi="Times New Roman" w:cs="Times New Roman" w:hint="eastAsia"/>
          <w:kern w:val="0"/>
          <w:sz w:val="24"/>
          <w:szCs w:val="24"/>
        </w:rPr>
        <w:t>第二三关时间过短</w:t>
      </w:r>
      <w:proofErr w:type="gramStart"/>
      <w:r w:rsidR="00FF7F97">
        <w:rPr>
          <w:rFonts w:ascii="Times New Roman" w:eastAsia="宋体" w:hAnsi="Times New Roman" w:cs="Times New Roman" w:hint="eastAsia"/>
          <w:kern w:val="0"/>
          <w:sz w:val="24"/>
          <w:szCs w:val="24"/>
        </w:rPr>
        <w:t>对</w:t>
      </w:r>
      <w:r w:rsidR="0010597C">
        <w:rPr>
          <w:rFonts w:ascii="Times New Roman" w:eastAsia="宋体" w:hAnsi="Times New Roman" w:cs="Times New Roman" w:hint="eastAsia"/>
          <w:kern w:val="0"/>
          <w:sz w:val="24"/>
          <w:szCs w:val="24"/>
        </w:rPr>
        <w:t>粗事件</w:t>
      </w:r>
      <w:proofErr w:type="gramEnd"/>
      <w:r w:rsidR="0010597C">
        <w:rPr>
          <w:rFonts w:ascii="Times New Roman" w:eastAsia="宋体" w:hAnsi="Times New Roman" w:cs="Times New Roman" w:hint="eastAsia"/>
          <w:kern w:val="0"/>
          <w:sz w:val="24"/>
          <w:szCs w:val="24"/>
        </w:rPr>
        <w:t>分割的干扰使被试无法及时做出分割与分割时是否延迟的判断，在剔除</w:t>
      </w:r>
      <w:r w:rsidR="0081192D">
        <w:rPr>
          <w:rFonts w:ascii="Times New Roman" w:eastAsia="宋体" w:hAnsi="Times New Roman" w:cs="Times New Roman" w:hint="eastAsia"/>
          <w:kern w:val="0"/>
          <w:sz w:val="24"/>
          <w:szCs w:val="24"/>
        </w:rPr>
        <w:t>第二三关的数据后重新对</w:t>
      </w:r>
      <w:r w:rsidR="002F6A33">
        <w:rPr>
          <w:rFonts w:ascii="Times New Roman" w:eastAsia="宋体" w:hAnsi="Times New Roman" w:cs="Times New Roman" w:hint="eastAsia"/>
          <w:kern w:val="0"/>
          <w:sz w:val="24"/>
          <w:szCs w:val="24"/>
        </w:rPr>
        <w:t>创造力评分与</w:t>
      </w:r>
      <w:proofErr w:type="gramStart"/>
      <w:r w:rsidR="002F6A33">
        <w:rPr>
          <w:rFonts w:ascii="Times New Roman" w:eastAsia="宋体" w:hAnsi="Times New Roman" w:cs="Times New Roman" w:hint="eastAsia"/>
          <w:kern w:val="0"/>
          <w:sz w:val="24"/>
          <w:szCs w:val="24"/>
        </w:rPr>
        <w:t>粗事件</w:t>
      </w:r>
      <w:proofErr w:type="gramEnd"/>
      <w:r w:rsidR="002F6A33">
        <w:rPr>
          <w:rFonts w:ascii="Times New Roman" w:eastAsia="宋体" w:hAnsi="Times New Roman" w:cs="Times New Roman" w:hint="eastAsia"/>
          <w:kern w:val="0"/>
          <w:sz w:val="24"/>
          <w:szCs w:val="24"/>
        </w:rPr>
        <w:t>分割延迟次数做相关性分析</w:t>
      </w:r>
      <w:r w:rsidR="00F402C9">
        <w:rPr>
          <w:rFonts w:ascii="Times New Roman" w:eastAsia="宋体" w:hAnsi="Times New Roman" w:cs="Times New Roman" w:hint="eastAsia"/>
          <w:kern w:val="0"/>
          <w:sz w:val="24"/>
          <w:szCs w:val="24"/>
        </w:rPr>
        <w:t>，</w:t>
      </w:r>
      <w:r w:rsidR="00F055B5">
        <w:rPr>
          <w:rFonts w:ascii="Times New Roman" w:eastAsia="宋体" w:hAnsi="Times New Roman" w:cs="Times New Roman" w:hint="eastAsia"/>
          <w:kern w:val="0"/>
          <w:sz w:val="24"/>
          <w:szCs w:val="24"/>
        </w:rPr>
        <w:t>创造力评分与</w:t>
      </w:r>
      <w:proofErr w:type="gramStart"/>
      <w:r w:rsidR="00F055B5">
        <w:rPr>
          <w:rFonts w:ascii="Times New Roman" w:eastAsia="宋体" w:hAnsi="Times New Roman" w:cs="Times New Roman" w:hint="eastAsia"/>
          <w:kern w:val="0"/>
          <w:sz w:val="24"/>
          <w:szCs w:val="24"/>
        </w:rPr>
        <w:t>粗事件</w:t>
      </w:r>
      <w:proofErr w:type="gramEnd"/>
      <w:r w:rsidR="00F055B5">
        <w:rPr>
          <w:rFonts w:ascii="Times New Roman" w:eastAsia="宋体" w:hAnsi="Times New Roman" w:cs="Times New Roman" w:hint="eastAsia"/>
          <w:kern w:val="0"/>
          <w:sz w:val="24"/>
          <w:szCs w:val="24"/>
        </w:rPr>
        <w:t>分割延迟次数仍具有显著的负相关</w:t>
      </w:r>
      <w:r w:rsidR="00F055B5">
        <w:rPr>
          <w:rFonts w:ascii="Times New Roman" w:eastAsia="宋体" w:hAnsi="Times New Roman" w:cs="Times New Roman" w:hint="eastAsia"/>
          <w:kern w:val="0"/>
          <w:sz w:val="24"/>
          <w:szCs w:val="24"/>
        </w:rPr>
        <w:t>(</w:t>
      </w:r>
      <w:r w:rsidR="00F055B5" w:rsidRPr="008352E4">
        <w:rPr>
          <w:rFonts w:ascii="Times New Roman" w:eastAsia="宋体" w:hAnsi="Times New Roman" w:cs="Times New Roman"/>
          <w:i/>
          <w:iCs/>
          <w:kern w:val="0"/>
          <w:sz w:val="24"/>
          <w:szCs w:val="24"/>
        </w:rPr>
        <w:t>P</w:t>
      </w:r>
      <w:r w:rsidR="00F055B5" w:rsidRPr="008352E4">
        <w:rPr>
          <w:rFonts w:ascii="Times New Roman" w:eastAsia="宋体" w:hAnsi="Times New Roman" w:cs="Times New Roman" w:hint="eastAsia"/>
          <w:i/>
          <w:iCs/>
          <w:kern w:val="0"/>
          <w:sz w:val="24"/>
          <w:szCs w:val="24"/>
        </w:rPr>
        <w:t>earson</w:t>
      </w:r>
      <w:proofErr w:type="gramStart"/>
      <w:r w:rsidR="00F055B5" w:rsidRPr="008352E4">
        <w:rPr>
          <w:rFonts w:ascii="Times New Roman" w:eastAsia="宋体" w:hAnsi="Times New Roman" w:cs="Times New Roman"/>
          <w:i/>
          <w:iCs/>
          <w:kern w:val="0"/>
          <w:sz w:val="24"/>
          <w:szCs w:val="24"/>
        </w:rPr>
        <w:t>’</w:t>
      </w:r>
      <w:proofErr w:type="gramEnd"/>
      <w:r w:rsidR="00F055B5" w:rsidRPr="008352E4">
        <w:rPr>
          <w:rFonts w:ascii="Times New Roman" w:eastAsia="宋体" w:hAnsi="Times New Roman" w:cs="Times New Roman"/>
          <w:i/>
          <w:iCs/>
          <w:kern w:val="0"/>
          <w:sz w:val="24"/>
          <w:szCs w:val="24"/>
        </w:rPr>
        <w:t>s</w:t>
      </w:r>
      <w:r w:rsidR="00F055B5">
        <w:rPr>
          <w:rFonts w:ascii="Times New Roman" w:eastAsia="宋体" w:hAnsi="Times New Roman" w:cs="Times New Roman"/>
          <w:kern w:val="0"/>
          <w:sz w:val="24"/>
          <w:szCs w:val="24"/>
        </w:rPr>
        <w:t xml:space="preserve"> </w:t>
      </w:r>
      <w:r w:rsidR="00F055B5">
        <w:rPr>
          <w:rFonts w:ascii="Times New Roman" w:eastAsia="宋体" w:hAnsi="Times New Roman" w:cs="Times New Roman" w:hint="eastAsia"/>
          <w:i/>
          <w:iCs/>
          <w:kern w:val="0"/>
          <w:sz w:val="24"/>
          <w:szCs w:val="24"/>
        </w:rPr>
        <w:t>r</w:t>
      </w:r>
      <w:r w:rsidR="00F055B5">
        <w:rPr>
          <w:rFonts w:ascii="Times New Roman" w:eastAsia="宋体" w:hAnsi="Times New Roman" w:cs="Times New Roman"/>
          <w:i/>
          <w:iCs/>
          <w:kern w:val="0"/>
          <w:sz w:val="24"/>
          <w:szCs w:val="24"/>
        </w:rPr>
        <w:t xml:space="preserve"> </w:t>
      </w:r>
      <w:r w:rsidR="00F055B5">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0</w:t>
      </w:r>
      <w:r w:rsidR="00F055B5">
        <w:rPr>
          <w:rFonts w:ascii="Times New Roman" w:eastAsia="宋体" w:hAnsi="Times New Roman" w:cs="Times New Roman"/>
          <w:kern w:val="0"/>
          <w:sz w:val="24"/>
          <w:szCs w:val="24"/>
        </w:rPr>
        <w:t>.2</w:t>
      </w:r>
      <w:r w:rsidR="00A83A95">
        <w:rPr>
          <w:rFonts w:ascii="Times New Roman" w:eastAsia="宋体" w:hAnsi="Times New Roman" w:cs="Times New Roman"/>
          <w:kern w:val="0"/>
          <w:sz w:val="24"/>
          <w:szCs w:val="24"/>
        </w:rPr>
        <w:t>00</w:t>
      </w:r>
      <w:r w:rsidR="00F055B5">
        <w:rPr>
          <w:rFonts w:ascii="Times New Roman" w:eastAsia="宋体" w:hAnsi="Times New Roman" w:cs="Times New Roman" w:hint="eastAsia"/>
          <w:kern w:val="0"/>
          <w:sz w:val="24"/>
          <w:szCs w:val="24"/>
        </w:rPr>
        <w:t>，</w:t>
      </w:r>
      <w:r w:rsidR="00F055B5">
        <w:rPr>
          <w:rFonts w:ascii="Times New Roman" w:eastAsia="宋体" w:hAnsi="Times New Roman" w:cs="Times New Roman"/>
          <w:i/>
          <w:iCs/>
          <w:kern w:val="0"/>
          <w:sz w:val="24"/>
          <w:szCs w:val="24"/>
        </w:rPr>
        <w:t>p</w:t>
      </w:r>
      <w:r w:rsidR="00F055B5">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w:t>
      </w:r>
      <w:r w:rsidR="00F055B5">
        <w:rPr>
          <w:rFonts w:ascii="Times New Roman" w:eastAsia="宋体" w:hAnsi="Times New Roman" w:cs="Times New Roman"/>
          <w:kern w:val="0"/>
          <w:sz w:val="24"/>
          <w:szCs w:val="24"/>
        </w:rPr>
        <w:t xml:space="preserve"> .00</w:t>
      </w:r>
      <w:r w:rsidR="00A83A95">
        <w:rPr>
          <w:rFonts w:ascii="Times New Roman" w:eastAsia="宋体" w:hAnsi="Times New Roman" w:cs="Times New Roman"/>
          <w:kern w:val="0"/>
          <w:sz w:val="24"/>
          <w:szCs w:val="24"/>
        </w:rPr>
        <w:t>2</w:t>
      </w:r>
      <w:r w:rsidR="00F055B5">
        <w:rPr>
          <w:rFonts w:ascii="Times New Roman" w:eastAsia="宋体" w:hAnsi="Times New Roman" w:cs="Times New Roman"/>
          <w:kern w:val="0"/>
          <w:sz w:val="24"/>
          <w:szCs w:val="24"/>
        </w:rPr>
        <w:t>)</w:t>
      </w:r>
      <w:r w:rsidR="00587FC7">
        <w:rPr>
          <w:rFonts w:ascii="Times New Roman" w:eastAsia="宋体" w:hAnsi="Times New Roman" w:cs="Times New Roman" w:hint="eastAsia"/>
          <w:kern w:val="0"/>
          <w:sz w:val="24"/>
          <w:szCs w:val="24"/>
        </w:rPr>
        <w:t>，与</w:t>
      </w:r>
      <w:r w:rsidR="00FB7F8F">
        <w:rPr>
          <w:rFonts w:ascii="Times New Roman" w:eastAsia="宋体" w:hAnsi="Times New Roman" w:cs="Times New Roman" w:hint="eastAsia"/>
          <w:sz w:val="24"/>
          <w:szCs w:val="24"/>
        </w:rPr>
        <w:t>被试做出事件分割的行为源于其对事件预期误差的短暂增加</w:t>
      </w:r>
      <w:r w:rsidR="009F69F2">
        <w:rPr>
          <w:rFonts w:ascii="Times New Roman" w:eastAsia="宋体" w:hAnsi="Times New Roman" w:cs="Times New Roman" w:hint="eastAsia"/>
          <w:sz w:val="24"/>
          <w:szCs w:val="24"/>
        </w:rPr>
        <w:t>，更多的</w:t>
      </w:r>
      <w:proofErr w:type="gramStart"/>
      <w:r w:rsidR="009F69F2">
        <w:rPr>
          <w:rFonts w:ascii="Times New Roman" w:eastAsia="宋体" w:hAnsi="Times New Roman" w:cs="Times New Roman" w:hint="eastAsia"/>
          <w:sz w:val="24"/>
          <w:szCs w:val="24"/>
        </w:rPr>
        <w:t>粗事件</w:t>
      </w:r>
      <w:proofErr w:type="gramEnd"/>
      <w:r w:rsidR="009F69F2">
        <w:rPr>
          <w:rFonts w:ascii="Times New Roman" w:eastAsia="宋体" w:hAnsi="Times New Roman" w:cs="Times New Roman" w:hint="eastAsia"/>
          <w:sz w:val="24"/>
          <w:szCs w:val="24"/>
        </w:rPr>
        <w:t>分割延迟次数</w:t>
      </w:r>
      <w:r w:rsidR="005A3626">
        <w:rPr>
          <w:rFonts w:ascii="Times New Roman" w:eastAsia="宋体" w:hAnsi="Times New Roman" w:cs="Times New Roman" w:hint="eastAsia"/>
          <w:sz w:val="24"/>
          <w:szCs w:val="24"/>
        </w:rPr>
        <w:t>将导致更高的创造力评估的假设相违背。</w:t>
      </w:r>
    </w:p>
    <w:p w14:paraId="21044903" w14:textId="5A60F0EF" w:rsidR="00F75C37" w:rsidRDefault="002B3ABE" w:rsidP="001B7183">
      <w:pPr>
        <w:spacing w:line="288" w:lineRule="auto"/>
        <w:ind w:firstLineChars="200" w:firstLine="480"/>
        <w:rPr>
          <w:ins w:id="712" w:author="JiangLinfeng" w:date="2023-10-20T19:33:00Z"/>
          <w:rFonts w:ascii="Times New Roman" w:eastAsia="宋体" w:hAnsi="Times New Roman" w:cs="Times New Roman"/>
          <w:kern w:val="0"/>
          <w:sz w:val="24"/>
          <w:szCs w:val="24"/>
        </w:rPr>
      </w:pPr>
      <w:commentRangeStart w:id="713"/>
      <w:r>
        <w:rPr>
          <w:rFonts w:ascii="Times New Roman" w:eastAsia="宋体" w:hAnsi="Times New Roman" w:cs="Times New Roman" w:hint="eastAsia"/>
          <w:kern w:val="0"/>
          <w:sz w:val="24"/>
          <w:szCs w:val="24"/>
        </w:rPr>
        <w:t>考虑到</w:t>
      </w:r>
      <w:r w:rsidR="005501F0">
        <w:rPr>
          <w:rFonts w:ascii="Times New Roman" w:eastAsia="宋体" w:hAnsi="Times New Roman" w:cs="Times New Roman" w:hint="eastAsia"/>
          <w:kern w:val="0"/>
          <w:sz w:val="24"/>
          <w:szCs w:val="24"/>
        </w:rPr>
        <w:t>在</w:t>
      </w:r>
      <w:r w:rsidR="003C558C">
        <w:rPr>
          <w:rFonts w:ascii="Times New Roman" w:eastAsia="宋体" w:hAnsi="Times New Roman" w:cs="Times New Roman" w:hint="eastAsia"/>
          <w:kern w:val="0"/>
          <w:sz w:val="24"/>
          <w:szCs w:val="24"/>
        </w:rPr>
        <w:t>选取的五个关卡中</w:t>
      </w:r>
      <w:r w:rsidR="00D40EE9">
        <w:rPr>
          <w:rFonts w:ascii="Times New Roman" w:eastAsia="宋体" w:hAnsi="Times New Roman" w:cs="Times New Roman" w:hint="eastAsia"/>
          <w:kern w:val="0"/>
          <w:sz w:val="24"/>
          <w:szCs w:val="24"/>
        </w:rPr>
        <w:t>，</w:t>
      </w:r>
      <w:r w:rsidR="00A37AA4">
        <w:rPr>
          <w:rFonts w:ascii="Times New Roman" w:eastAsia="宋体" w:hAnsi="Times New Roman" w:cs="Times New Roman" w:hint="eastAsia"/>
          <w:kern w:val="0"/>
          <w:sz w:val="24"/>
          <w:szCs w:val="24"/>
        </w:rPr>
        <w:t>不同关卡的通关视频</w:t>
      </w:r>
      <w:r w:rsidR="00E9402A">
        <w:rPr>
          <w:rFonts w:ascii="Times New Roman" w:eastAsia="宋体" w:hAnsi="Times New Roman" w:cs="Times New Roman" w:hint="eastAsia"/>
          <w:kern w:val="0"/>
          <w:sz w:val="24"/>
          <w:szCs w:val="24"/>
        </w:rPr>
        <w:t>的时长</w:t>
      </w:r>
      <w:r w:rsidR="00593B88">
        <w:rPr>
          <w:rFonts w:ascii="Times New Roman" w:eastAsia="宋体" w:hAnsi="Times New Roman" w:cs="Times New Roman" w:hint="eastAsia"/>
          <w:kern w:val="0"/>
          <w:sz w:val="24"/>
          <w:szCs w:val="24"/>
        </w:rPr>
        <w:t>差距极大</w:t>
      </w:r>
      <w:r w:rsidR="00593B88">
        <w:rPr>
          <w:rFonts w:ascii="Times New Roman" w:eastAsia="宋体" w:hAnsi="Times New Roman" w:cs="Times New Roman" w:hint="eastAsia"/>
          <w:kern w:val="0"/>
          <w:sz w:val="24"/>
          <w:szCs w:val="24"/>
        </w:rPr>
        <w:t>(</w:t>
      </w:r>
      <w:r w:rsidR="008C1AE8">
        <w:rPr>
          <w:rFonts w:ascii="Times New Roman" w:eastAsia="宋体" w:hAnsi="Times New Roman" w:cs="Times New Roman"/>
          <w:kern w:val="0"/>
          <w:sz w:val="24"/>
          <w:szCs w:val="24"/>
        </w:rPr>
        <w:t>min = 9s, max = 270s</w:t>
      </w:r>
      <w:r w:rsidR="00593B88">
        <w:rPr>
          <w:rFonts w:ascii="Times New Roman" w:eastAsia="宋体" w:hAnsi="Times New Roman" w:cs="Times New Roman"/>
          <w:kern w:val="0"/>
          <w:sz w:val="24"/>
          <w:szCs w:val="24"/>
        </w:rPr>
        <w:t>)</w:t>
      </w:r>
      <w:r w:rsidR="006145FE">
        <w:rPr>
          <w:rFonts w:ascii="Times New Roman" w:eastAsia="宋体" w:hAnsi="Times New Roman" w:cs="Times New Roman" w:hint="eastAsia"/>
          <w:kern w:val="0"/>
          <w:sz w:val="24"/>
          <w:szCs w:val="24"/>
        </w:rPr>
        <w:t>，</w:t>
      </w:r>
      <w:r w:rsidR="006338D5">
        <w:rPr>
          <w:rFonts w:ascii="Times New Roman" w:eastAsia="宋体" w:hAnsi="Times New Roman" w:cs="Times New Roman" w:hint="eastAsia"/>
          <w:kern w:val="0"/>
          <w:sz w:val="24"/>
          <w:szCs w:val="24"/>
        </w:rPr>
        <w:t>而</w:t>
      </w:r>
      <w:r w:rsidR="00F664BF">
        <w:rPr>
          <w:rFonts w:ascii="Times New Roman" w:eastAsia="宋体" w:hAnsi="Times New Roman" w:cs="Times New Roman" w:hint="eastAsia"/>
          <w:kern w:val="0"/>
          <w:sz w:val="24"/>
          <w:szCs w:val="24"/>
        </w:rPr>
        <w:t>粗划分与细划分的</w:t>
      </w:r>
      <w:r w:rsidR="00864A63">
        <w:rPr>
          <w:rFonts w:ascii="Times New Roman" w:eastAsia="宋体" w:hAnsi="Times New Roman" w:cs="Times New Roman" w:hint="eastAsia"/>
          <w:kern w:val="0"/>
          <w:sz w:val="24"/>
          <w:szCs w:val="24"/>
        </w:rPr>
        <w:t>可能</w:t>
      </w:r>
      <w:r w:rsidR="00FC2721">
        <w:rPr>
          <w:rFonts w:ascii="Times New Roman" w:eastAsia="宋体" w:hAnsi="Times New Roman" w:cs="Times New Roman" w:hint="eastAsia"/>
          <w:kern w:val="0"/>
          <w:sz w:val="24"/>
          <w:szCs w:val="24"/>
        </w:rPr>
        <w:t>分割</w:t>
      </w:r>
      <w:r w:rsidR="00864A63">
        <w:rPr>
          <w:rFonts w:ascii="Times New Roman" w:eastAsia="宋体" w:hAnsi="Times New Roman" w:cs="Times New Roman" w:hint="eastAsia"/>
          <w:kern w:val="0"/>
          <w:sz w:val="24"/>
          <w:szCs w:val="24"/>
        </w:rPr>
        <w:t>次数受视频时长影响巨大，进而会影响</w:t>
      </w:r>
      <w:r w:rsidR="00FC2721">
        <w:rPr>
          <w:rFonts w:ascii="Times New Roman" w:eastAsia="宋体" w:hAnsi="Times New Roman" w:cs="Times New Roman" w:hint="eastAsia"/>
          <w:kern w:val="0"/>
          <w:sz w:val="24"/>
          <w:szCs w:val="24"/>
        </w:rPr>
        <w:t>分割</w:t>
      </w:r>
      <w:r w:rsidR="00BF7D74">
        <w:rPr>
          <w:rFonts w:ascii="Times New Roman" w:eastAsia="宋体" w:hAnsi="Times New Roman" w:cs="Times New Roman" w:hint="eastAsia"/>
          <w:kern w:val="0"/>
          <w:sz w:val="24"/>
          <w:szCs w:val="24"/>
        </w:rPr>
        <w:t>一致性</w:t>
      </w:r>
      <w:r w:rsidR="00FE7374">
        <w:rPr>
          <w:rFonts w:ascii="Times New Roman" w:eastAsia="宋体" w:hAnsi="Times New Roman" w:cs="Times New Roman" w:hint="eastAsia"/>
          <w:kern w:val="0"/>
          <w:sz w:val="24"/>
          <w:szCs w:val="24"/>
        </w:rPr>
        <w:t>。</w:t>
      </w:r>
      <w:r w:rsidR="008B5D22">
        <w:rPr>
          <w:rFonts w:ascii="Times New Roman" w:eastAsia="宋体" w:hAnsi="Times New Roman" w:cs="Times New Roman" w:hint="eastAsia"/>
          <w:kern w:val="0"/>
          <w:sz w:val="24"/>
          <w:szCs w:val="24"/>
        </w:rPr>
        <w:t>尤其是在粗划分需要</w:t>
      </w:r>
      <w:r w:rsidR="00151286">
        <w:rPr>
          <w:rFonts w:ascii="Times New Roman" w:eastAsia="宋体" w:hAnsi="Times New Roman" w:cs="Times New Roman" w:hint="eastAsia"/>
          <w:kern w:val="0"/>
          <w:sz w:val="24"/>
          <w:szCs w:val="24"/>
        </w:rPr>
        <w:t>在按键反应后</w:t>
      </w:r>
      <w:r w:rsidR="002D3115">
        <w:rPr>
          <w:rFonts w:ascii="Times New Roman" w:eastAsia="宋体" w:hAnsi="Times New Roman" w:cs="Times New Roman" w:hint="eastAsia"/>
          <w:kern w:val="0"/>
          <w:sz w:val="24"/>
          <w:szCs w:val="24"/>
        </w:rPr>
        <w:t>报告实际</w:t>
      </w:r>
      <w:r w:rsidR="00FC2721">
        <w:rPr>
          <w:rFonts w:ascii="Times New Roman" w:eastAsia="宋体" w:hAnsi="Times New Roman" w:cs="Times New Roman" w:hint="eastAsia"/>
          <w:kern w:val="0"/>
          <w:sz w:val="24"/>
          <w:szCs w:val="24"/>
        </w:rPr>
        <w:t>分割</w:t>
      </w:r>
      <w:r w:rsidR="002D3115">
        <w:rPr>
          <w:rFonts w:ascii="Times New Roman" w:eastAsia="宋体" w:hAnsi="Times New Roman" w:cs="Times New Roman" w:hint="eastAsia"/>
          <w:kern w:val="0"/>
          <w:sz w:val="24"/>
          <w:szCs w:val="24"/>
        </w:rPr>
        <w:t>事件点距反应时间点的</w:t>
      </w:r>
      <w:r w:rsidR="00E86618">
        <w:rPr>
          <w:rFonts w:ascii="Times New Roman" w:eastAsia="宋体" w:hAnsi="Times New Roman" w:cs="Times New Roman" w:hint="eastAsia"/>
          <w:kern w:val="0"/>
          <w:sz w:val="24"/>
          <w:szCs w:val="24"/>
        </w:rPr>
        <w:t>时长，</w:t>
      </w:r>
      <w:r w:rsidR="009420A5">
        <w:rPr>
          <w:rFonts w:ascii="Times New Roman" w:eastAsia="宋体" w:hAnsi="Times New Roman" w:cs="Times New Roman" w:hint="eastAsia"/>
          <w:kern w:val="0"/>
          <w:sz w:val="24"/>
          <w:szCs w:val="24"/>
        </w:rPr>
        <w:t>也</w:t>
      </w:r>
      <w:r w:rsidR="00FA025B">
        <w:rPr>
          <w:rFonts w:ascii="Times New Roman" w:eastAsia="宋体" w:hAnsi="Times New Roman" w:cs="Times New Roman" w:hint="eastAsia"/>
          <w:kern w:val="0"/>
          <w:sz w:val="24"/>
          <w:szCs w:val="24"/>
        </w:rPr>
        <w:t>会受到</w:t>
      </w:r>
      <w:r w:rsidR="00B5487E">
        <w:rPr>
          <w:rFonts w:ascii="Times New Roman" w:eastAsia="宋体" w:hAnsi="Times New Roman" w:cs="Times New Roman" w:hint="eastAsia"/>
          <w:kern w:val="0"/>
          <w:sz w:val="24"/>
          <w:szCs w:val="24"/>
        </w:rPr>
        <w:t>不同视频的时长不同</w:t>
      </w:r>
      <w:r w:rsidR="00FA025B">
        <w:rPr>
          <w:rFonts w:ascii="Times New Roman" w:eastAsia="宋体" w:hAnsi="Times New Roman" w:cs="Times New Roman" w:hint="eastAsia"/>
          <w:kern w:val="0"/>
          <w:sz w:val="24"/>
          <w:szCs w:val="24"/>
        </w:rPr>
        <w:t>的干扰</w:t>
      </w:r>
      <w:r w:rsidR="00850A62">
        <w:rPr>
          <w:rFonts w:ascii="Times New Roman" w:eastAsia="宋体" w:hAnsi="Times New Roman" w:cs="Times New Roman" w:hint="eastAsia"/>
          <w:kern w:val="0"/>
          <w:sz w:val="24"/>
          <w:szCs w:val="24"/>
        </w:rPr>
        <w:t>。</w:t>
      </w:r>
      <w:r w:rsidR="00E368FC">
        <w:rPr>
          <w:rFonts w:ascii="Times New Roman" w:eastAsia="宋体" w:hAnsi="Times New Roman" w:cs="Times New Roman" w:hint="eastAsia"/>
          <w:kern w:val="0"/>
          <w:sz w:val="24"/>
          <w:szCs w:val="24"/>
        </w:rPr>
        <w:t>同时不同关卡内容本身的特点也可能会</w:t>
      </w:r>
      <w:r w:rsidR="00505665">
        <w:rPr>
          <w:rFonts w:ascii="Times New Roman" w:eastAsia="宋体" w:hAnsi="Times New Roman" w:cs="Times New Roman" w:hint="eastAsia"/>
          <w:kern w:val="0"/>
          <w:sz w:val="24"/>
          <w:szCs w:val="24"/>
        </w:rPr>
        <w:t>干扰不同因素对于创造力评估的影响。因此</w:t>
      </w:r>
      <w:r w:rsidR="007F3082">
        <w:rPr>
          <w:rFonts w:ascii="Times New Roman" w:eastAsia="宋体" w:hAnsi="Times New Roman" w:cs="Times New Roman" w:hint="eastAsia"/>
          <w:kern w:val="0"/>
          <w:sz w:val="24"/>
          <w:szCs w:val="24"/>
        </w:rPr>
        <w:t>以</w:t>
      </w:r>
      <w:r w:rsidR="006E6F06">
        <w:rPr>
          <w:rFonts w:ascii="Times New Roman" w:eastAsia="宋体" w:hAnsi="Times New Roman" w:cs="Times New Roman" w:hint="eastAsia"/>
          <w:kern w:val="0"/>
          <w:sz w:val="24"/>
          <w:szCs w:val="24"/>
        </w:rPr>
        <w:t>创造力评估分数为因变量</w:t>
      </w:r>
      <w:r w:rsidR="007E5240">
        <w:rPr>
          <w:rFonts w:ascii="Times New Roman" w:eastAsia="宋体" w:hAnsi="Times New Roman" w:cs="Times New Roman" w:hint="eastAsia"/>
          <w:kern w:val="0"/>
          <w:sz w:val="24"/>
          <w:szCs w:val="24"/>
        </w:rPr>
        <w:t>进行</w:t>
      </w:r>
      <w:r w:rsidR="00F957CE">
        <w:rPr>
          <w:rFonts w:ascii="Times New Roman" w:eastAsia="宋体" w:hAnsi="Times New Roman" w:cs="Times New Roman" w:hint="eastAsia"/>
          <w:kern w:val="0"/>
          <w:sz w:val="24"/>
          <w:szCs w:val="24"/>
        </w:rPr>
        <w:t>逐步</w:t>
      </w:r>
      <w:r w:rsidR="007F4AF2">
        <w:rPr>
          <w:rFonts w:ascii="Times New Roman" w:eastAsia="宋体" w:hAnsi="Times New Roman" w:cs="Times New Roman" w:hint="eastAsia"/>
          <w:kern w:val="0"/>
          <w:sz w:val="24"/>
          <w:szCs w:val="24"/>
        </w:rPr>
        <w:t>多元</w:t>
      </w:r>
      <w:r w:rsidR="00832C00">
        <w:rPr>
          <w:rFonts w:ascii="Times New Roman" w:eastAsia="宋体" w:hAnsi="Times New Roman" w:cs="Times New Roman" w:hint="eastAsia"/>
          <w:kern w:val="0"/>
          <w:sz w:val="24"/>
          <w:szCs w:val="24"/>
        </w:rPr>
        <w:t>线性</w:t>
      </w:r>
      <w:r w:rsidR="007E5240">
        <w:rPr>
          <w:rFonts w:ascii="Times New Roman" w:eastAsia="宋体" w:hAnsi="Times New Roman" w:cs="Times New Roman" w:hint="eastAsia"/>
          <w:kern w:val="0"/>
          <w:sz w:val="24"/>
          <w:szCs w:val="24"/>
        </w:rPr>
        <w:t>回归分析</w:t>
      </w:r>
      <w:r w:rsidR="00025C0F">
        <w:rPr>
          <w:rFonts w:ascii="Times New Roman" w:eastAsia="宋体" w:hAnsi="Times New Roman" w:cs="Times New Roman" w:hint="eastAsia"/>
          <w:kern w:val="0"/>
          <w:sz w:val="24"/>
          <w:szCs w:val="24"/>
        </w:rPr>
        <w:t>，</w:t>
      </w:r>
      <w:r w:rsidR="00F25B91">
        <w:rPr>
          <w:rFonts w:ascii="Times New Roman" w:eastAsia="宋体" w:hAnsi="Times New Roman" w:cs="Times New Roman" w:hint="eastAsia"/>
          <w:kern w:val="0"/>
          <w:sz w:val="24"/>
          <w:szCs w:val="24"/>
        </w:rPr>
        <w:t>在开始分析前假设</w:t>
      </w:r>
      <w:r w:rsidR="0086371B">
        <w:rPr>
          <w:rFonts w:ascii="Times New Roman" w:eastAsia="宋体" w:hAnsi="Times New Roman" w:cs="Times New Roman" w:hint="eastAsia"/>
          <w:kern w:val="0"/>
          <w:sz w:val="24"/>
          <w:szCs w:val="24"/>
        </w:rPr>
        <w:t>回归方程为：</w:t>
      </w:r>
      <w:r w:rsidR="0086371B" w:rsidRPr="001622DE">
        <w:rPr>
          <w:rFonts w:ascii="Times New Roman" w:eastAsia="宋体" w:hAnsi="Times New Roman" w:cs="Times New Roman" w:hint="eastAsia"/>
          <w:kern w:val="0"/>
          <w:sz w:val="24"/>
          <w:szCs w:val="24"/>
        </w:rPr>
        <w:t>创造力得分</w:t>
      </w:r>
      <w:r w:rsidR="0086371B" w:rsidRPr="001622DE">
        <w:rPr>
          <w:rFonts w:ascii="Times New Roman" w:eastAsia="宋体" w:hAnsi="Times New Roman" w:cs="Times New Roman" w:hint="eastAsia"/>
          <w:kern w:val="0"/>
          <w:sz w:val="24"/>
          <w:szCs w:val="24"/>
        </w:rPr>
        <w:t xml:space="preserve"> </w:t>
      </w:r>
      <w:r w:rsidR="0086371B" w:rsidRPr="001622DE">
        <w:rPr>
          <w:rFonts w:ascii="Times New Roman" w:eastAsia="宋体" w:hAnsi="Times New Roman" w:cs="Times New Roman"/>
          <w:kern w:val="0"/>
          <w:sz w:val="24"/>
          <w:szCs w:val="24"/>
        </w:rPr>
        <w:t xml:space="preserve">= </w:t>
      </w:r>
      <w:del w:id="714" w:author="JiangLinfeng" w:date="2023-10-20T15:53:00Z">
        <w:r w:rsidR="0028280B" w:rsidRPr="001622DE" w:rsidDel="00387C34">
          <w:rPr>
            <w:rFonts w:ascii="Times New Roman" w:eastAsia="宋体" w:hAnsi="Times New Roman" w:cs="Times New Roman" w:hint="eastAsia"/>
            <w:kern w:val="0"/>
            <w:sz w:val="24"/>
            <w:szCs w:val="24"/>
          </w:rPr>
          <w:delText>存留水平</w:delText>
        </w:r>
      </w:del>
      <w:ins w:id="715" w:author="JiangLinfeng" w:date="2023-10-20T15:53:00Z">
        <w:r w:rsidR="00387C34">
          <w:rPr>
            <w:rFonts w:ascii="Times New Roman" w:eastAsia="宋体" w:hAnsi="Times New Roman" w:cs="Times New Roman" w:hint="eastAsia"/>
            <w:kern w:val="0"/>
            <w:sz w:val="24"/>
            <w:szCs w:val="24"/>
          </w:rPr>
          <w:t>相对保守程度</w:t>
        </w:r>
      </w:ins>
      <w:r w:rsidR="0028280B"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视频时长</w:t>
      </w:r>
      <w:r w:rsidR="009A7D72" w:rsidRPr="001622DE">
        <w:rPr>
          <w:rFonts w:ascii="Times New Roman" w:eastAsia="宋体" w:hAnsi="Times New Roman" w:cs="Times New Roman" w:hint="eastAsia"/>
          <w:kern w:val="0"/>
          <w:sz w:val="24"/>
          <w:szCs w:val="24"/>
        </w:rPr>
        <w:t>+</w:t>
      </w:r>
      <w:r w:rsidR="0028280B"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相对</w:t>
      </w:r>
      <w:proofErr w:type="gramStart"/>
      <w:r w:rsidR="009A7D72" w:rsidRPr="001622DE">
        <w:rPr>
          <w:rFonts w:ascii="Times New Roman" w:eastAsia="宋体" w:hAnsi="Times New Roman" w:cs="Times New Roman" w:hint="eastAsia"/>
          <w:kern w:val="0"/>
          <w:sz w:val="24"/>
          <w:szCs w:val="24"/>
        </w:rPr>
        <w:t>层次齐性</w:t>
      </w:r>
      <w:proofErr w:type="gramEnd"/>
      <w:r w:rsidR="009A7D72"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粗分割一致性</w:t>
      </w:r>
      <w:r w:rsidR="009A7D72"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细分割一致性</w:t>
      </w:r>
      <w:r w:rsidR="009A7D72" w:rsidRPr="001622DE">
        <w:rPr>
          <w:rFonts w:ascii="Times New Roman" w:eastAsia="宋体" w:hAnsi="Times New Roman" w:cs="Times New Roman" w:hint="eastAsia"/>
          <w:kern w:val="0"/>
          <w:sz w:val="24"/>
          <w:szCs w:val="24"/>
        </w:rPr>
        <w:t>+</w:t>
      </w:r>
      <w:r w:rsidR="00FF7973" w:rsidRPr="001622DE">
        <w:rPr>
          <w:rFonts w:ascii="Times New Roman" w:eastAsia="宋体" w:hAnsi="Times New Roman" w:cs="Times New Roman" w:hint="eastAsia"/>
          <w:kern w:val="0"/>
          <w:sz w:val="24"/>
          <w:szCs w:val="24"/>
        </w:rPr>
        <w:t>粗分割延迟次数</w:t>
      </w:r>
      <w:r w:rsidR="00FF7973" w:rsidRPr="001622DE">
        <w:rPr>
          <w:rFonts w:ascii="Times New Roman" w:eastAsia="宋体" w:hAnsi="Times New Roman" w:cs="Times New Roman" w:hint="eastAsia"/>
          <w:kern w:val="0"/>
          <w:sz w:val="24"/>
          <w:szCs w:val="24"/>
        </w:rPr>
        <w:t>+</w:t>
      </w:r>
      <w:proofErr w:type="gramStart"/>
      <w:r w:rsidR="003D7B71" w:rsidRPr="001622DE">
        <w:rPr>
          <w:rFonts w:ascii="Times New Roman" w:eastAsia="宋体" w:hAnsi="Times New Roman" w:cs="Times New Roman" w:hint="eastAsia"/>
          <w:kern w:val="0"/>
          <w:sz w:val="24"/>
          <w:szCs w:val="24"/>
        </w:rPr>
        <w:t>每</w:t>
      </w:r>
      <w:r w:rsidR="00E11864">
        <w:rPr>
          <w:rFonts w:ascii="Times New Roman" w:eastAsia="宋体" w:hAnsi="Times New Roman" w:cs="Times New Roman" w:hint="eastAsia"/>
          <w:kern w:val="0"/>
          <w:sz w:val="24"/>
          <w:szCs w:val="24"/>
        </w:rPr>
        <w:t>此</w:t>
      </w:r>
      <w:r w:rsidR="003D7B71" w:rsidRPr="001622DE">
        <w:rPr>
          <w:rFonts w:ascii="Times New Roman" w:eastAsia="宋体" w:hAnsi="Times New Roman" w:cs="Times New Roman" w:hint="eastAsia"/>
          <w:kern w:val="0"/>
          <w:sz w:val="24"/>
          <w:szCs w:val="24"/>
        </w:rPr>
        <w:t>粗</w:t>
      </w:r>
      <w:proofErr w:type="gramEnd"/>
      <w:r w:rsidR="003D7B71" w:rsidRPr="001622DE">
        <w:rPr>
          <w:rFonts w:ascii="Times New Roman" w:eastAsia="宋体" w:hAnsi="Times New Roman" w:cs="Times New Roman" w:hint="eastAsia"/>
          <w:kern w:val="0"/>
          <w:sz w:val="24"/>
          <w:szCs w:val="24"/>
        </w:rPr>
        <w:t>分割</w:t>
      </w:r>
      <w:r w:rsidR="00E11864">
        <w:rPr>
          <w:rFonts w:ascii="Times New Roman" w:eastAsia="宋体" w:hAnsi="Times New Roman" w:cs="Times New Roman" w:hint="eastAsia"/>
          <w:kern w:val="0"/>
          <w:sz w:val="24"/>
          <w:szCs w:val="24"/>
        </w:rPr>
        <w:t>的</w:t>
      </w:r>
      <w:r w:rsidR="00E11864" w:rsidRPr="001622DE">
        <w:rPr>
          <w:rFonts w:ascii="Times New Roman" w:eastAsia="宋体" w:hAnsi="Times New Roman" w:cs="Times New Roman" w:hint="eastAsia"/>
          <w:kern w:val="0"/>
          <w:sz w:val="24"/>
          <w:szCs w:val="24"/>
        </w:rPr>
        <w:t>平均</w:t>
      </w:r>
      <w:r w:rsidR="003D7B71" w:rsidRPr="001622DE">
        <w:rPr>
          <w:rFonts w:ascii="Times New Roman" w:eastAsia="宋体" w:hAnsi="Times New Roman" w:cs="Times New Roman" w:hint="eastAsia"/>
          <w:kern w:val="0"/>
          <w:sz w:val="24"/>
          <w:szCs w:val="24"/>
        </w:rPr>
        <w:t>延迟时长</w:t>
      </w:r>
      <w:r w:rsidR="0028280B" w:rsidRPr="001622DE">
        <w:rPr>
          <w:rFonts w:ascii="Times New Roman" w:eastAsia="宋体" w:hAnsi="Times New Roman" w:cs="Times New Roman" w:hint="eastAsia"/>
          <w:kern w:val="0"/>
          <w:sz w:val="24"/>
          <w:szCs w:val="24"/>
        </w:rPr>
        <w:t>）×游戏关卡</w:t>
      </w:r>
      <w:r w:rsidR="00215920" w:rsidRPr="001622DE">
        <w:rPr>
          <w:rFonts w:ascii="Times New Roman" w:eastAsia="宋体" w:hAnsi="Times New Roman" w:cs="Times New Roman" w:hint="eastAsia"/>
          <w:kern w:val="0"/>
          <w:sz w:val="24"/>
          <w:szCs w:val="24"/>
        </w:rPr>
        <w:t>，并</w:t>
      </w:r>
      <w:r w:rsidR="00DD28DA" w:rsidRPr="001622DE">
        <w:rPr>
          <w:rFonts w:ascii="Times New Roman" w:eastAsia="宋体" w:hAnsi="Times New Roman" w:cs="Times New Roman" w:hint="eastAsia"/>
          <w:kern w:val="0"/>
          <w:sz w:val="24"/>
          <w:szCs w:val="24"/>
        </w:rPr>
        <w:t>基于</w:t>
      </w:r>
      <w:r w:rsidR="00B00E4D" w:rsidRPr="001622DE">
        <w:rPr>
          <w:rFonts w:ascii="Times New Roman" w:eastAsia="宋体" w:hAnsi="Times New Roman" w:cs="Times New Roman" w:hint="eastAsia"/>
          <w:kern w:val="0"/>
          <w:sz w:val="24"/>
          <w:szCs w:val="24"/>
        </w:rPr>
        <w:t>A</w:t>
      </w:r>
      <w:r w:rsidR="00B00E4D" w:rsidRPr="001622DE">
        <w:rPr>
          <w:rFonts w:ascii="Times New Roman" w:eastAsia="宋体" w:hAnsi="Times New Roman" w:cs="Times New Roman"/>
          <w:kern w:val="0"/>
          <w:sz w:val="24"/>
          <w:szCs w:val="24"/>
        </w:rPr>
        <w:t>IC</w:t>
      </w:r>
      <w:r w:rsidR="00B00E4D" w:rsidRPr="001622DE">
        <w:rPr>
          <w:rFonts w:ascii="Times New Roman" w:eastAsia="宋体" w:hAnsi="Times New Roman" w:cs="Times New Roman" w:hint="eastAsia"/>
          <w:kern w:val="0"/>
          <w:sz w:val="24"/>
          <w:szCs w:val="24"/>
        </w:rPr>
        <w:t>进行逐步回归得到最优模型为：</w:t>
      </w:r>
      <w:r w:rsidR="00710300" w:rsidRPr="001622DE">
        <w:rPr>
          <w:rFonts w:ascii="Times New Roman" w:eastAsia="宋体" w:hAnsi="Times New Roman" w:cs="Times New Roman" w:hint="eastAsia"/>
          <w:kern w:val="0"/>
          <w:sz w:val="24"/>
          <w:szCs w:val="24"/>
        </w:rPr>
        <w:t>创造力得分</w:t>
      </w:r>
      <w:r w:rsidR="00710300" w:rsidRPr="001622DE">
        <w:rPr>
          <w:rFonts w:ascii="Times New Roman" w:eastAsia="宋体" w:hAnsi="Times New Roman" w:cs="Times New Roman" w:hint="eastAsia"/>
          <w:kern w:val="0"/>
          <w:sz w:val="24"/>
          <w:szCs w:val="24"/>
        </w:rPr>
        <w:t xml:space="preserve"> </w:t>
      </w:r>
      <w:r w:rsidR="00710300" w:rsidRPr="001622DE">
        <w:rPr>
          <w:rFonts w:ascii="Times New Roman" w:eastAsia="宋体" w:hAnsi="Times New Roman" w:cs="Times New Roman"/>
          <w:kern w:val="0"/>
          <w:sz w:val="24"/>
          <w:szCs w:val="24"/>
        </w:rPr>
        <w:t xml:space="preserve">= </w:t>
      </w:r>
      <w:del w:id="716" w:author="JiangLinfeng" w:date="2023-10-20T15:53:00Z">
        <w:r w:rsidR="00710300" w:rsidRPr="001622DE" w:rsidDel="00387C34">
          <w:rPr>
            <w:rFonts w:ascii="Times New Roman" w:eastAsia="宋体" w:hAnsi="Times New Roman" w:cs="Times New Roman" w:hint="eastAsia"/>
            <w:kern w:val="0"/>
            <w:sz w:val="24"/>
            <w:szCs w:val="24"/>
          </w:rPr>
          <w:delText>存留水平</w:delText>
        </w:r>
      </w:del>
      <w:ins w:id="717" w:author="JiangLinfeng" w:date="2023-10-20T15:53:00Z">
        <w:r w:rsidR="00387C34">
          <w:rPr>
            <w:rFonts w:ascii="Times New Roman" w:eastAsia="宋体" w:hAnsi="Times New Roman" w:cs="Times New Roman" w:hint="eastAsia"/>
            <w:kern w:val="0"/>
            <w:sz w:val="24"/>
            <w:szCs w:val="24"/>
          </w:rPr>
          <w:t>相对保守程度</w:t>
        </w:r>
      </w:ins>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视频时长</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相对</w:t>
      </w:r>
      <w:proofErr w:type="gramStart"/>
      <w:r w:rsidR="00710300" w:rsidRPr="001622DE">
        <w:rPr>
          <w:rFonts w:ascii="Times New Roman" w:eastAsia="宋体" w:hAnsi="Times New Roman" w:cs="Times New Roman" w:hint="eastAsia"/>
          <w:kern w:val="0"/>
          <w:sz w:val="24"/>
          <w:szCs w:val="24"/>
        </w:rPr>
        <w:t>层次齐性</w:t>
      </w:r>
      <w:proofErr w:type="gramEnd"/>
      <w:r w:rsidR="00710300" w:rsidRPr="001622DE">
        <w:rPr>
          <w:rFonts w:ascii="Times New Roman" w:eastAsia="宋体" w:hAnsi="Times New Roman" w:cs="Times New Roman" w:hint="eastAsia"/>
          <w:kern w:val="0"/>
          <w:sz w:val="24"/>
          <w:szCs w:val="24"/>
        </w:rPr>
        <w:t xml:space="preserve"> +</w:t>
      </w:r>
      <w:r w:rsidR="00710300" w:rsidRPr="001622DE">
        <w:rPr>
          <w:rFonts w:ascii="Times New Roman" w:eastAsia="宋体" w:hAnsi="Times New Roman" w:cs="Times New Roman" w:hint="eastAsia"/>
          <w:kern w:val="0"/>
          <w:sz w:val="24"/>
          <w:szCs w:val="24"/>
        </w:rPr>
        <w:t>粗分割延迟次数</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细分割一致性×游戏关卡</w:t>
      </w:r>
      <w:r w:rsidR="009F3BFD">
        <w:rPr>
          <w:rFonts w:ascii="Times New Roman" w:eastAsia="宋体" w:hAnsi="Times New Roman" w:cs="Times New Roman" w:hint="eastAsia"/>
          <w:kern w:val="0"/>
          <w:sz w:val="24"/>
          <w:szCs w:val="24"/>
        </w:rPr>
        <w:t>。最优模型的多元线性回归</w:t>
      </w:r>
      <w:r w:rsidR="00475979">
        <w:rPr>
          <w:rFonts w:ascii="Times New Roman" w:eastAsia="宋体" w:hAnsi="Times New Roman" w:cs="Times New Roman" w:hint="eastAsia"/>
          <w:kern w:val="0"/>
          <w:sz w:val="24"/>
          <w:szCs w:val="24"/>
        </w:rPr>
        <w:t>模型</w:t>
      </w:r>
      <w:r w:rsidR="00025C0F">
        <w:rPr>
          <w:rFonts w:ascii="Times New Roman" w:eastAsia="宋体" w:hAnsi="Times New Roman" w:cs="Times New Roman" w:hint="eastAsia"/>
          <w:kern w:val="0"/>
          <w:sz w:val="24"/>
          <w:szCs w:val="24"/>
        </w:rPr>
        <w:t>结果如表</w:t>
      </w:r>
      <w:ins w:id="718" w:author="JiangLinfeng" w:date="2023-10-20T19:32:00Z">
        <w:r w:rsidR="00046607">
          <w:rPr>
            <w:rFonts w:ascii="Times New Roman" w:eastAsia="宋体" w:hAnsi="Times New Roman" w:cs="Times New Roman"/>
            <w:kern w:val="0"/>
            <w:sz w:val="24"/>
            <w:szCs w:val="24"/>
          </w:rPr>
          <w:t>2</w:t>
        </w:r>
      </w:ins>
      <w:del w:id="719" w:author="JiangLinfeng" w:date="2023-10-20T19:32:00Z">
        <w:r w:rsidR="00025C0F" w:rsidDel="00046607">
          <w:rPr>
            <w:rFonts w:ascii="Times New Roman" w:eastAsia="宋体" w:hAnsi="Times New Roman" w:cs="Times New Roman" w:hint="eastAsia"/>
            <w:kern w:val="0"/>
            <w:sz w:val="24"/>
            <w:szCs w:val="24"/>
          </w:rPr>
          <w:delText>1</w:delText>
        </w:r>
      </w:del>
      <w:r w:rsidR="00025C0F">
        <w:rPr>
          <w:rFonts w:ascii="Times New Roman" w:eastAsia="宋体" w:hAnsi="Times New Roman" w:cs="Times New Roman" w:hint="eastAsia"/>
          <w:kern w:val="0"/>
          <w:sz w:val="24"/>
          <w:szCs w:val="24"/>
        </w:rPr>
        <w:t>所示。</w:t>
      </w:r>
      <w:commentRangeEnd w:id="713"/>
      <w:r w:rsidR="003269C2">
        <w:rPr>
          <w:rStyle w:val="aa"/>
        </w:rPr>
        <w:commentReference w:id="713"/>
      </w:r>
    </w:p>
    <w:p w14:paraId="1CE64FC7" w14:textId="77777777" w:rsidR="00EE1C30" w:rsidRDefault="00EE1C30" w:rsidP="00EE1C30">
      <w:pPr>
        <w:spacing w:line="288" w:lineRule="auto"/>
        <w:ind w:firstLineChars="200" w:firstLine="480"/>
        <w:jc w:val="center"/>
        <w:rPr>
          <w:ins w:id="720" w:author="JiangLinfeng" w:date="2023-10-20T19:33:00Z"/>
          <w:rFonts w:ascii="Times New Roman" w:eastAsia="宋体" w:hAnsi="Times New Roman" w:cs="Times New Roman"/>
          <w:kern w:val="0"/>
          <w:sz w:val="24"/>
          <w:szCs w:val="24"/>
        </w:rPr>
      </w:pPr>
      <w:ins w:id="721" w:author="JiangLinfeng" w:date="2023-10-20T19:33:00Z">
        <w:r>
          <w:rPr>
            <w:rFonts w:ascii="Times New Roman" w:eastAsia="宋体" w:hAnsi="Times New Roman" w:cs="Times New Roman" w:hint="eastAsia"/>
            <w:kern w:val="0"/>
            <w:sz w:val="24"/>
            <w:szCs w:val="24"/>
          </w:rPr>
          <w:t>表</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最优多元线性回归模型拟合结果</w:t>
        </w:r>
      </w:ins>
    </w:p>
    <w:p w14:paraId="5407E347" w14:textId="7838F8EB" w:rsidR="00EE1C30" w:rsidRPr="00EE1C30" w:rsidRDefault="00EE1C30" w:rsidP="00EE1C30">
      <w:pPr>
        <w:spacing w:line="288" w:lineRule="auto"/>
        <w:ind w:firstLineChars="200" w:firstLine="420"/>
        <w:jc w:val="center"/>
        <w:rPr>
          <w:rFonts w:ascii="Times New Roman" w:eastAsia="宋体" w:hAnsi="Times New Roman" w:cs="Times New Roman" w:hint="eastAsia"/>
          <w:bCs/>
          <w:szCs w:val="21"/>
          <w:rPrChange w:id="722" w:author="JiangLinfeng" w:date="2023-10-20T19:33:00Z">
            <w:rPr>
              <w:rFonts w:ascii="Times New Roman" w:eastAsia="宋体" w:hAnsi="Times New Roman" w:cs="Times New Roman" w:hint="eastAsia"/>
              <w:kern w:val="0"/>
              <w:sz w:val="24"/>
              <w:szCs w:val="24"/>
            </w:rPr>
          </w:rPrChange>
        </w:rPr>
        <w:pPrChange w:id="723" w:author="JiangLinfeng" w:date="2023-10-20T19:33:00Z">
          <w:pPr>
            <w:spacing w:line="288" w:lineRule="auto"/>
            <w:ind w:firstLineChars="200" w:firstLine="420"/>
          </w:pPr>
        </w:pPrChange>
      </w:pPr>
      <w:ins w:id="724" w:author="JiangLinfeng" w:date="2023-10-20T19:33:00Z">
        <w:r>
          <w:rPr>
            <w:rFonts w:ascii="Times New Roman" w:eastAsia="宋体" w:hAnsi="Times New Roman" w:cs="Times New Roman" w:hint="eastAsia"/>
            <w:kern w:val="0"/>
            <w:szCs w:val="21"/>
          </w:rPr>
          <w:t>注：</w:t>
        </w:r>
        <w:r w:rsidRPr="00BE7A93">
          <w:rPr>
            <w:rFonts w:ascii="Times New Roman" w:eastAsia="宋体" w:hAnsi="Times New Roman" w:cs="Times New Roman"/>
            <w:bCs/>
            <w:szCs w:val="21"/>
          </w:rPr>
          <w:t xml:space="preserve">*** </w:t>
        </w:r>
        <w:r w:rsidRPr="00BE7A93">
          <w:rPr>
            <w:rFonts w:ascii="Times New Roman" w:eastAsia="宋体" w:hAnsi="Times New Roman" w:cs="Times New Roman" w:hint="eastAsia"/>
            <w:bCs/>
            <w:i/>
            <w:szCs w:val="21"/>
          </w:rPr>
          <w:t>p</w:t>
        </w:r>
        <w:r w:rsidRPr="00BE7A93">
          <w:rPr>
            <w:rFonts w:ascii="Times New Roman" w:eastAsia="宋体" w:hAnsi="Times New Roman" w:cs="Times New Roman"/>
            <w:bCs/>
            <w:i/>
            <w:szCs w:val="21"/>
          </w:rPr>
          <w:t xml:space="preserve"> </w:t>
        </w:r>
        <w:r w:rsidRPr="00BE7A93">
          <w:rPr>
            <w:rFonts w:ascii="Times New Roman" w:eastAsia="宋体" w:hAnsi="Times New Roman" w:cs="Times New Roman"/>
            <w:bCs/>
            <w:szCs w:val="21"/>
          </w:rPr>
          <w:t>&lt; .001</w:t>
        </w:r>
        <w:r w:rsidRPr="00BE7A93">
          <w:rPr>
            <w:rFonts w:ascii="Times New Roman" w:eastAsia="宋体" w:hAnsi="Times New Roman" w:cs="Times New Roman" w:hint="eastAsia"/>
            <w:bCs/>
            <w:szCs w:val="21"/>
          </w:rPr>
          <w:t>，</w:t>
        </w:r>
        <w:r w:rsidRPr="00BE7A93">
          <w:rPr>
            <w:rFonts w:ascii="Times New Roman" w:eastAsia="宋体" w:hAnsi="Times New Roman" w:cs="Times New Roman" w:hint="eastAsia"/>
            <w:bCs/>
            <w:szCs w:val="21"/>
          </w:rPr>
          <w:t>*</w:t>
        </w:r>
        <w:r w:rsidRPr="00BE7A93">
          <w:rPr>
            <w:rFonts w:ascii="Times New Roman" w:eastAsia="宋体" w:hAnsi="Times New Roman" w:cs="Times New Roman"/>
            <w:bCs/>
            <w:szCs w:val="21"/>
          </w:rPr>
          <w:t xml:space="preserve"> </w:t>
        </w:r>
        <w:r w:rsidRPr="00BE7A93">
          <w:rPr>
            <w:rFonts w:ascii="Times New Roman" w:eastAsia="宋体" w:hAnsi="Times New Roman" w:cs="Times New Roman"/>
            <w:bCs/>
            <w:i/>
            <w:szCs w:val="21"/>
          </w:rPr>
          <w:t>p</w:t>
        </w:r>
        <w:r w:rsidRPr="00BE7A93">
          <w:rPr>
            <w:rFonts w:ascii="Times New Roman" w:eastAsia="宋体" w:hAnsi="Times New Roman" w:cs="Times New Roman"/>
            <w:bCs/>
            <w:szCs w:val="21"/>
          </w:rPr>
          <w:t xml:space="preserve"> &lt; .05</w:t>
        </w:r>
      </w:ins>
    </w:p>
    <w:tbl>
      <w:tblPr>
        <w:tblW w:w="0" w:type="auto"/>
        <w:jc w:val="center"/>
        <w:tblBorders>
          <w:top w:val="single" w:sz="12" w:space="0" w:color="000000"/>
          <w:bottom w:val="single" w:sz="12" w:space="0" w:color="000000"/>
        </w:tblBorders>
        <w:tblCellMar>
          <w:top w:w="15" w:type="dxa"/>
          <w:left w:w="15" w:type="dxa"/>
          <w:bottom w:w="15" w:type="dxa"/>
          <w:right w:w="15" w:type="dxa"/>
        </w:tblCellMar>
        <w:tblLook w:val="04A0" w:firstRow="1" w:lastRow="0" w:firstColumn="1" w:lastColumn="0" w:noHBand="0" w:noVBand="1"/>
      </w:tblPr>
      <w:tblGrid>
        <w:gridCol w:w="2939"/>
        <w:gridCol w:w="944"/>
        <w:gridCol w:w="763"/>
        <w:gridCol w:w="728"/>
        <w:gridCol w:w="689"/>
        <w:gridCol w:w="465"/>
      </w:tblGrid>
      <w:tr w:rsidR="003A6540" w14:paraId="46B1F9D9" w14:textId="77777777" w:rsidTr="003A6540">
        <w:trPr>
          <w:trHeight w:val="285"/>
          <w:tblHeader/>
          <w:jc w:val="center"/>
        </w:trPr>
        <w:tc>
          <w:tcPr>
            <w:tcW w:w="0" w:type="auto"/>
            <w:tcBorders>
              <w:bottom w:val="single" w:sz="6" w:space="0" w:color="000000"/>
            </w:tcBorders>
            <w:tcMar>
              <w:top w:w="15" w:type="dxa"/>
              <w:left w:w="75" w:type="dxa"/>
              <w:bottom w:w="15" w:type="dxa"/>
              <w:right w:w="75" w:type="dxa"/>
            </w:tcMar>
            <w:vAlign w:val="center"/>
            <w:hideMark/>
          </w:tcPr>
          <w:p w14:paraId="037055F6" w14:textId="77777777" w:rsidR="003A6540" w:rsidRPr="008575CA" w:rsidRDefault="003A6540" w:rsidP="003A6540">
            <w:pPr>
              <w:jc w:val="center"/>
              <w:rPr>
                <w:rFonts w:ascii="Times New Roman" w:eastAsia="宋体" w:hAnsi="Times New Roman" w:cs="Times New Roman"/>
                <w:kern w:val="0"/>
                <w:sz w:val="20"/>
                <w:szCs w:val="20"/>
              </w:rPr>
            </w:pPr>
          </w:p>
        </w:tc>
        <w:tc>
          <w:tcPr>
            <w:tcW w:w="0" w:type="auto"/>
            <w:tcBorders>
              <w:bottom w:val="single" w:sz="6" w:space="0" w:color="000000"/>
            </w:tcBorders>
            <w:tcMar>
              <w:top w:w="15" w:type="dxa"/>
              <w:left w:w="75" w:type="dxa"/>
              <w:bottom w:w="15" w:type="dxa"/>
              <w:right w:w="75" w:type="dxa"/>
            </w:tcMar>
            <w:vAlign w:val="center"/>
            <w:hideMark/>
          </w:tcPr>
          <w:p w14:paraId="079E7033" w14:textId="77777777" w:rsidR="003A6540" w:rsidRPr="008575CA" w:rsidRDefault="003A6540">
            <w:pPr>
              <w:jc w:val="right"/>
              <w:rPr>
                <w:rFonts w:ascii="Times New Roman" w:eastAsia="宋体" w:hAnsi="Times New Roman" w:cs="Times New Roman"/>
                <w:b/>
                <w:bCs/>
                <w:color w:val="000000"/>
                <w:szCs w:val="21"/>
              </w:rPr>
            </w:pPr>
            <w:r w:rsidRPr="008575CA">
              <w:rPr>
                <w:rFonts w:ascii="Times New Roman" w:eastAsia="宋体" w:hAnsi="Times New Roman" w:cs="Times New Roman"/>
                <w:b/>
                <w:bCs/>
                <w:color w:val="000000"/>
                <w:szCs w:val="21"/>
              </w:rPr>
              <w:t>Estimate</w:t>
            </w:r>
          </w:p>
        </w:tc>
        <w:tc>
          <w:tcPr>
            <w:tcW w:w="0" w:type="auto"/>
            <w:tcBorders>
              <w:bottom w:val="single" w:sz="6" w:space="0" w:color="000000"/>
            </w:tcBorders>
            <w:tcMar>
              <w:top w:w="15" w:type="dxa"/>
              <w:left w:w="75" w:type="dxa"/>
              <w:bottom w:w="15" w:type="dxa"/>
              <w:right w:w="75" w:type="dxa"/>
            </w:tcMar>
            <w:vAlign w:val="center"/>
            <w:hideMark/>
          </w:tcPr>
          <w:p w14:paraId="6442FFFC" w14:textId="77777777" w:rsidR="003A6540" w:rsidRPr="008575CA" w:rsidRDefault="003A6540">
            <w:pPr>
              <w:jc w:val="right"/>
              <w:rPr>
                <w:rFonts w:ascii="Times New Roman" w:eastAsia="宋体" w:hAnsi="Times New Roman" w:cs="Times New Roman"/>
                <w:b/>
                <w:bCs/>
                <w:color w:val="000000"/>
                <w:szCs w:val="21"/>
              </w:rPr>
            </w:pPr>
            <w:r w:rsidRPr="008575CA">
              <w:rPr>
                <w:rFonts w:ascii="Times New Roman" w:eastAsia="宋体" w:hAnsi="Times New Roman" w:cs="Times New Roman"/>
                <w:b/>
                <w:bCs/>
                <w:color w:val="000000"/>
                <w:szCs w:val="21"/>
              </w:rPr>
              <w:t>S.E.</w:t>
            </w:r>
          </w:p>
        </w:tc>
        <w:tc>
          <w:tcPr>
            <w:tcW w:w="0" w:type="auto"/>
            <w:tcBorders>
              <w:bottom w:val="single" w:sz="6" w:space="0" w:color="000000"/>
            </w:tcBorders>
            <w:tcMar>
              <w:top w:w="15" w:type="dxa"/>
              <w:left w:w="75" w:type="dxa"/>
              <w:bottom w:w="15" w:type="dxa"/>
              <w:right w:w="75" w:type="dxa"/>
            </w:tcMar>
            <w:vAlign w:val="center"/>
            <w:hideMark/>
          </w:tcPr>
          <w:p w14:paraId="79634DDF" w14:textId="77777777" w:rsidR="003A6540" w:rsidRPr="008575CA" w:rsidRDefault="003A6540">
            <w:pPr>
              <w:jc w:val="right"/>
              <w:rPr>
                <w:rFonts w:ascii="Times New Roman" w:eastAsia="宋体" w:hAnsi="Times New Roman" w:cs="Times New Roman"/>
                <w:b/>
                <w:bCs/>
                <w:i/>
                <w:iCs/>
                <w:color w:val="000000"/>
                <w:szCs w:val="21"/>
              </w:rPr>
            </w:pPr>
            <w:r w:rsidRPr="008575CA">
              <w:rPr>
                <w:rFonts w:ascii="Times New Roman" w:eastAsia="宋体" w:hAnsi="Times New Roman" w:cs="Times New Roman"/>
                <w:b/>
                <w:bCs/>
                <w:i/>
                <w:iCs/>
                <w:color w:val="000000"/>
                <w:szCs w:val="21"/>
              </w:rPr>
              <w:t>t</w:t>
            </w:r>
          </w:p>
        </w:tc>
        <w:tc>
          <w:tcPr>
            <w:tcW w:w="0" w:type="auto"/>
            <w:tcBorders>
              <w:bottom w:val="single" w:sz="6" w:space="0" w:color="000000"/>
            </w:tcBorders>
            <w:tcMar>
              <w:top w:w="15" w:type="dxa"/>
              <w:left w:w="75" w:type="dxa"/>
              <w:bottom w:w="15" w:type="dxa"/>
              <w:right w:w="75" w:type="dxa"/>
            </w:tcMar>
            <w:vAlign w:val="center"/>
            <w:hideMark/>
          </w:tcPr>
          <w:p w14:paraId="71AF505B" w14:textId="77777777" w:rsidR="003A6540" w:rsidRPr="008575CA" w:rsidRDefault="003A6540">
            <w:pPr>
              <w:jc w:val="right"/>
              <w:rPr>
                <w:rFonts w:ascii="Times New Roman" w:eastAsia="宋体" w:hAnsi="Times New Roman" w:cs="Times New Roman"/>
                <w:b/>
                <w:bCs/>
                <w:i/>
                <w:iCs/>
                <w:color w:val="000000"/>
                <w:szCs w:val="21"/>
              </w:rPr>
            </w:pPr>
            <w:r w:rsidRPr="008575CA">
              <w:rPr>
                <w:rFonts w:ascii="Times New Roman" w:eastAsia="宋体" w:hAnsi="Times New Roman" w:cs="Times New Roman"/>
                <w:b/>
                <w:bCs/>
                <w:i/>
                <w:iCs/>
                <w:color w:val="000000"/>
                <w:szCs w:val="21"/>
              </w:rPr>
              <w:t>p</w:t>
            </w:r>
          </w:p>
        </w:tc>
        <w:tc>
          <w:tcPr>
            <w:tcW w:w="0" w:type="auto"/>
            <w:tcBorders>
              <w:bottom w:val="single" w:sz="6" w:space="0" w:color="000000"/>
            </w:tcBorders>
            <w:tcMar>
              <w:top w:w="15" w:type="dxa"/>
              <w:left w:w="75" w:type="dxa"/>
              <w:bottom w:w="15" w:type="dxa"/>
              <w:right w:w="75" w:type="dxa"/>
            </w:tcMar>
            <w:vAlign w:val="center"/>
            <w:hideMark/>
          </w:tcPr>
          <w:p w14:paraId="6DAAA612" w14:textId="77777777" w:rsidR="003A6540" w:rsidRPr="008575CA" w:rsidRDefault="003A6540">
            <w:pPr>
              <w:jc w:val="right"/>
              <w:rPr>
                <w:rFonts w:ascii="Times New Roman" w:eastAsia="宋体" w:hAnsi="Times New Roman" w:cs="Times New Roman"/>
                <w:b/>
                <w:bCs/>
                <w:color w:val="000000"/>
                <w:szCs w:val="21"/>
              </w:rPr>
            </w:pPr>
          </w:p>
        </w:tc>
      </w:tr>
      <w:tr w:rsidR="003A6540" w14:paraId="63377A38" w14:textId="77777777" w:rsidTr="003A6540">
        <w:trPr>
          <w:trHeight w:val="285"/>
          <w:jc w:val="center"/>
        </w:trPr>
        <w:tc>
          <w:tcPr>
            <w:tcW w:w="0" w:type="auto"/>
            <w:tcMar>
              <w:top w:w="15" w:type="dxa"/>
              <w:left w:w="75" w:type="dxa"/>
              <w:bottom w:w="15" w:type="dxa"/>
              <w:right w:w="75" w:type="dxa"/>
            </w:tcMar>
            <w:vAlign w:val="center"/>
            <w:hideMark/>
          </w:tcPr>
          <w:p w14:paraId="34CAD6AB" w14:textId="3E17F012" w:rsidR="003A6540" w:rsidRPr="008575CA" w:rsidRDefault="003A6540" w:rsidP="003A6540">
            <w:pPr>
              <w:jc w:val="center"/>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r w:rsidRPr="008575CA">
              <w:rPr>
                <w:rFonts w:ascii="Times New Roman" w:eastAsia="宋体" w:hAnsi="Times New Roman" w:cs="Times New Roman"/>
                <w:color w:val="000000"/>
                <w:szCs w:val="21"/>
              </w:rPr>
              <w:t>截距</w:t>
            </w:r>
            <w:r w:rsidRPr="008575CA">
              <w:rPr>
                <w:rFonts w:ascii="Times New Roman" w:eastAsia="宋体" w:hAnsi="Times New Roman" w:cs="Times New Roman"/>
                <w:color w:val="000000"/>
                <w:szCs w:val="21"/>
              </w:rPr>
              <w:t>)</w:t>
            </w:r>
          </w:p>
        </w:tc>
        <w:tc>
          <w:tcPr>
            <w:tcW w:w="0" w:type="auto"/>
            <w:tcMar>
              <w:top w:w="15" w:type="dxa"/>
              <w:left w:w="75" w:type="dxa"/>
              <w:bottom w:w="15" w:type="dxa"/>
              <w:right w:w="75" w:type="dxa"/>
            </w:tcMar>
            <w:vAlign w:val="center"/>
            <w:hideMark/>
          </w:tcPr>
          <w:p w14:paraId="649A39FB"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0.847</w:t>
            </w:r>
          </w:p>
        </w:tc>
        <w:tc>
          <w:tcPr>
            <w:tcW w:w="0" w:type="auto"/>
            <w:tcMar>
              <w:top w:w="15" w:type="dxa"/>
              <w:left w:w="75" w:type="dxa"/>
              <w:bottom w:w="15" w:type="dxa"/>
              <w:right w:w="75" w:type="dxa"/>
            </w:tcMar>
            <w:vAlign w:val="center"/>
            <w:hideMark/>
          </w:tcPr>
          <w:p w14:paraId="0BAF468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(0.247)</w:t>
            </w:r>
          </w:p>
        </w:tc>
        <w:tc>
          <w:tcPr>
            <w:tcW w:w="0" w:type="auto"/>
            <w:tcMar>
              <w:top w:w="15" w:type="dxa"/>
              <w:left w:w="75" w:type="dxa"/>
              <w:bottom w:w="15" w:type="dxa"/>
              <w:right w:w="75" w:type="dxa"/>
            </w:tcMar>
            <w:vAlign w:val="center"/>
            <w:hideMark/>
          </w:tcPr>
          <w:p w14:paraId="5E32461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3.430</w:t>
            </w:r>
          </w:p>
        </w:tc>
        <w:tc>
          <w:tcPr>
            <w:tcW w:w="0" w:type="auto"/>
            <w:tcMar>
              <w:top w:w="15" w:type="dxa"/>
              <w:left w:w="75" w:type="dxa"/>
              <w:bottom w:w="15" w:type="dxa"/>
              <w:right w:w="75" w:type="dxa"/>
            </w:tcMar>
            <w:vAlign w:val="center"/>
            <w:hideMark/>
          </w:tcPr>
          <w:p w14:paraId="49B6F8E1"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&lt; .001</w:t>
            </w:r>
          </w:p>
        </w:tc>
        <w:tc>
          <w:tcPr>
            <w:tcW w:w="0" w:type="auto"/>
            <w:tcMar>
              <w:top w:w="15" w:type="dxa"/>
              <w:left w:w="75" w:type="dxa"/>
              <w:bottom w:w="15" w:type="dxa"/>
              <w:right w:w="75" w:type="dxa"/>
            </w:tcMar>
            <w:vAlign w:val="center"/>
            <w:hideMark/>
          </w:tcPr>
          <w:p w14:paraId="0B76AF8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E77D4F0" w14:textId="77777777" w:rsidTr="003A6540">
        <w:trPr>
          <w:trHeight w:val="285"/>
          <w:jc w:val="center"/>
        </w:trPr>
        <w:tc>
          <w:tcPr>
            <w:tcW w:w="0" w:type="auto"/>
            <w:tcMar>
              <w:top w:w="15" w:type="dxa"/>
              <w:left w:w="75" w:type="dxa"/>
              <w:bottom w:w="15" w:type="dxa"/>
              <w:right w:w="75" w:type="dxa"/>
            </w:tcMar>
            <w:vAlign w:val="center"/>
            <w:hideMark/>
          </w:tcPr>
          <w:p w14:paraId="6258A370" w14:textId="1E3DD236" w:rsidR="003A6540" w:rsidRPr="008575CA" w:rsidRDefault="008575CA" w:rsidP="003A6540">
            <w:pPr>
              <w:jc w:val="center"/>
              <w:rPr>
                <w:rFonts w:ascii="Times New Roman" w:eastAsia="宋体" w:hAnsi="Times New Roman" w:cs="Times New Roman"/>
                <w:color w:val="000000"/>
                <w:szCs w:val="21"/>
              </w:rPr>
            </w:pPr>
            <w:del w:id="725" w:author="JiangLinfeng" w:date="2023-10-20T15:53:00Z">
              <w:r w:rsidDel="00387C34">
                <w:rPr>
                  <w:rFonts w:ascii="Times New Roman" w:eastAsia="宋体" w:hAnsi="Times New Roman" w:cs="Times New Roman" w:hint="eastAsia"/>
                  <w:color w:val="000000"/>
                  <w:szCs w:val="21"/>
                </w:rPr>
                <w:delText>存留水平</w:delText>
              </w:r>
            </w:del>
            <w:ins w:id="726" w:author="JiangLinfeng" w:date="2023-10-20T15:53:00Z">
              <w:r w:rsidR="00387C34">
                <w:rPr>
                  <w:rFonts w:ascii="Times New Roman" w:eastAsia="宋体" w:hAnsi="Times New Roman" w:cs="Times New Roman" w:hint="eastAsia"/>
                  <w:color w:val="000000"/>
                  <w:szCs w:val="21"/>
                </w:rPr>
                <w:t>相对保守程度</w:t>
              </w:r>
            </w:ins>
            <w:r>
              <w:rPr>
                <w:rFonts w:ascii="Times New Roman" w:eastAsia="宋体" w:hAnsi="Times New Roman" w:cs="Times New Roman" w:hint="eastAsia"/>
                <w:color w:val="000000"/>
                <w:szCs w:val="21"/>
              </w:rPr>
              <w:t>中</w:t>
            </w:r>
          </w:p>
        </w:tc>
        <w:tc>
          <w:tcPr>
            <w:tcW w:w="0" w:type="auto"/>
            <w:tcMar>
              <w:top w:w="15" w:type="dxa"/>
              <w:left w:w="75" w:type="dxa"/>
              <w:bottom w:w="15" w:type="dxa"/>
              <w:right w:w="75" w:type="dxa"/>
            </w:tcMar>
            <w:vAlign w:val="center"/>
            <w:hideMark/>
          </w:tcPr>
          <w:p w14:paraId="7D82EB8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–0.063</w:t>
            </w:r>
          </w:p>
        </w:tc>
        <w:tc>
          <w:tcPr>
            <w:tcW w:w="0" w:type="auto"/>
            <w:tcMar>
              <w:top w:w="15" w:type="dxa"/>
              <w:left w:w="75" w:type="dxa"/>
              <w:bottom w:w="15" w:type="dxa"/>
              <w:right w:w="75" w:type="dxa"/>
            </w:tcMar>
            <w:vAlign w:val="center"/>
            <w:hideMark/>
          </w:tcPr>
          <w:p w14:paraId="2291C2AE"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(0.037)</w:t>
            </w:r>
          </w:p>
        </w:tc>
        <w:tc>
          <w:tcPr>
            <w:tcW w:w="0" w:type="auto"/>
            <w:tcMar>
              <w:top w:w="15" w:type="dxa"/>
              <w:left w:w="75" w:type="dxa"/>
              <w:bottom w:w="15" w:type="dxa"/>
              <w:right w:w="75" w:type="dxa"/>
            </w:tcMar>
            <w:vAlign w:val="center"/>
            <w:hideMark/>
          </w:tcPr>
          <w:p w14:paraId="4CE648C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–1.718</w:t>
            </w:r>
          </w:p>
        </w:tc>
        <w:tc>
          <w:tcPr>
            <w:tcW w:w="0" w:type="auto"/>
            <w:tcMar>
              <w:top w:w="15" w:type="dxa"/>
              <w:left w:w="75" w:type="dxa"/>
              <w:bottom w:w="15" w:type="dxa"/>
              <w:right w:w="75" w:type="dxa"/>
            </w:tcMar>
            <w:vAlign w:val="center"/>
            <w:hideMark/>
          </w:tcPr>
          <w:p w14:paraId="3982E3A5"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.087</w:t>
            </w:r>
          </w:p>
        </w:tc>
        <w:tc>
          <w:tcPr>
            <w:tcW w:w="0" w:type="auto"/>
            <w:tcMar>
              <w:top w:w="15" w:type="dxa"/>
              <w:left w:w="75" w:type="dxa"/>
              <w:bottom w:w="15" w:type="dxa"/>
              <w:right w:w="75" w:type="dxa"/>
            </w:tcMar>
            <w:vAlign w:val="center"/>
            <w:hideMark/>
          </w:tcPr>
          <w:p w14:paraId="6D63F34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38A46FB0" w14:textId="77777777" w:rsidTr="003A6540">
        <w:trPr>
          <w:trHeight w:val="285"/>
          <w:jc w:val="center"/>
        </w:trPr>
        <w:tc>
          <w:tcPr>
            <w:tcW w:w="0" w:type="auto"/>
            <w:tcMar>
              <w:top w:w="15" w:type="dxa"/>
              <w:left w:w="75" w:type="dxa"/>
              <w:bottom w:w="15" w:type="dxa"/>
              <w:right w:w="75" w:type="dxa"/>
            </w:tcMar>
            <w:vAlign w:val="center"/>
            <w:hideMark/>
          </w:tcPr>
          <w:p w14:paraId="4630CA3D" w14:textId="44B61EFC" w:rsidR="003A6540" w:rsidRPr="008575CA" w:rsidRDefault="008575CA" w:rsidP="003A6540">
            <w:pPr>
              <w:jc w:val="center"/>
              <w:rPr>
                <w:rFonts w:ascii="Times New Roman" w:eastAsia="宋体" w:hAnsi="Times New Roman" w:cs="Times New Roman"/>
                <w:color w:val="000000"/>
                <w:szCs w:val="21"/>
              </w:rPr>
            </w:pPr>
            <w:del w:id="727" w:author="JiangLinfeng" w:date="2023-10-20T15:53:00Z">
              <w:r w:rsidDel="00387C34">
                <w:rPr>
                  <w:rFonts w:ascii="Times New Roman" w:eastAsia="宋体" w:hAnsi="Times New Roman" w:cs="Times New Roman" w:hint="eastAsia"/>
                  <w:color w:val="000000"/>
                  <w:szCs w:val="21"/>
                </w:rPr>
                <w:delText>存留水平</w:delText>
              </w:r>
            </w:del>
            <w:ins w:id="728" w:author="JiangLinfeng" w:date="2023-10-20T15:53:00Z">
              <w:r w:rsidR="00387C34">
                <w:rPr>
                  <w:rFonts w:ascii="Times New Roman" w:eastAsia="宋体" w:hAnsi="Times New Roman" w:cs="Times New Roman" w:hint="eastAsia"/>
                  <w:color w:val="000000"/>
                  <w:szCs w:val="21"/>
                </w:rPr>
                <w:t>相对保守程度</w:t>
              </w:r>
            </w:ins>
            <w:r>
              <w:rPr>
                <w:rFonts w:ascii="Times New Roman" w:eastAsia="宋体" w:hAnsi="Times New Roman" w:cs="Times New Roman" w:hint="eastAsia"/>
                <w:color w:val="000000"/>
                <w:szCs w:val="21"/>
              </w:rPr>
              <w:t>高</w:t>
            </w:r>
          </w:p>
        </w:tc>
        <w:tc>
          <w:tcPr>
            <w:tcW w:w="0" w:type="auto"/>
            <w:tcMar>
              <w:top w:w="15" w:type="dxa"/>
              <w:left w:w="75" w:type="dxa"/>
              <w:bottom w:w="15" w:type="dxa"/>
              <w:right w:w="75" w:type="dxa"/>
            </w:tcMar>
            <w:vAlign w:val="center"/>
            <w:hideMark/>
          </w:tcPr>
          <w:p w14:paraId="58CB51D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0.026</w:t>
            </w:r>
          </w:p>
        </w:tc>
        <w:tc>
          <w:tcPr>
            <w:tcW w:w="0" w:type="auto"/>
            <w:tcMar>
              <w:top w:w="15" w:type="dxa"/>
              <w:left w:w="75" w:type="dxa"/>
              <w:bottom w:w="15" w:type="dxa"/>
              <w:right w:w="75" w:type="dxa"/>
            </w:tcMar>
            <w:vAlign w:val="center"/>
            <w:hideMark/>
          </w:tcPr>
          <w:p w14:paraId="0B0F6A1E"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(0.049)</w:t>
            </w:r>
          </w:p>
        </w:tc>
        <w:tc>
          <w:tcPr>
            <w:tcW w:w="0" w:type="auto"/>
            <w:tcMar>
              <w:top w:w="15" w:type="dxa"/>
              <w:left w:w="75" w:type="dxa"/>
              <w:bottom w:w="15" w:type="dxa"/>
              <w:right w:w="75" w:type="dxa"/>
            </w:tcMar>
            <w:vAlign w:val="center"/>
            <w:hideMark/>
          </w:tcPr>
          <w:p w14:paraId="6966BF89"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0.528</w:t>
            </w:r>
          </w:p>
        </w:tc>
        <w:tc>
          <w:tcPr>
            <w:tcW w:w="0" w:type="auto"/>
            <w:tcMar>
              <w:top w:w="15" w:type="dxa"/>
              <w:left w:w="75" w:type="dxa"/>
              <w:bottom w:w="15" w:type="dxa"/>
              <w:right w:w="75" w:type="dxa"/>
            </w:tcMar>
            <w:vAlign w:val="center"/>
            <w:hideMark/>
          </w:tcPr>
          <w:p w14:paraId="25CEE54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.598</w:t>
            </w:r>
          </w:p>
        </w:tc>
        <w:tc>
          <w:tcPr>
            <w:tcW w:w="0" w:type="auto"/>
            <w:tcMar>
              <w:top w:w="15" w:type="dxa"/>
              <w:left w:w="75" w:type="dxa"/>
              <w:bottom w:w="15" w:type="dxa"/>
              <w:right w:w="75" w:type="dxa"/>
            </w:tcMar>
            <w:vAlign w:val="center"/>
            <w:hideMark/>
          </w:tcPr>
          <w:p w14:paraId="0D3EADF6" w14:textId="77777777" w:rsidR="003A6540" w:rsidRPr="008575CA" w:rsidRDefault="003A6540">
            <w:pPr>
              <w:jc w:val="right"/>
              <w:rPr>
                <w:rFonts w:ascii="Times New Roman" w:eastAsia="宋体" w:hAnsi="Times New Roman" w:cs="Times New Roman"/>
                <w:color w:val="000000"/>
                <w:szCs w:val="21"/>
              </w:rPr>
            </w:pPr>
          </w:p>
        </w:tc>
      </w:tr>
      <w:tr w:rsidR="003A6540" w14:paraId="257B9447" w14:textId="77777777" w:rsidTr="003A6540">
        <w:trPr>
          <w:trHeight w:val="285"/>
          <w:jc w:val="center"/>
        </w:trPr>
        <w:tc>
          <w:tcPr>
            <w:tcW w:w="0" w:type="auto"/>
            <w:tcMar>
              <w:top w:w="15" w:type="dxa"/>
              <w:left w:w="75" w:type="dxa"/>
              <w:bottom w:w="15" w:type="dxa"/>
              <w:right w:w="75" w:type="dxa"/>
            </w:tcMar>
            <w:vAlign w:val="center"/>
            <w:hideMark/>
          </w:tcPr>
          <w:p w14:paraId="175D8B0E" w14:textId="285819C6"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视频时长</w:t>
            </w:r>
          </w:p>
        </w:tc>
        <w:tc>
          <w:tcPr>
            <w:tcW w:w="0" w:type="auto"/>
            <w:tcMar>
              <w:top w:w="15" w:type="dxa"/>
              <w:left w:w="75" w:type="dxa"/>
              <w:bottom w:w="15" w:type="dxa"/>
              <w:right w:w="75" w:type="dxa"/>
            </w:tcMar>
            <w:vAlign w:val="center"/>
            <w:hideMark/>
          </w:tcPr>
          <w:p w14:paraId="7AAC62F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–0.003</w:t>
            </w:r>
          </w:p>
        </w:tc>
        <w:tc>
          <w:tcPr>
            <w:tcW w:w="0" w:type="auto"/>
            <w:tcMar>
              <w:top w:w="15" w:type="dxa"/>
              <w:left w:w="75" w:type="dxa"/>
              <w:bottom w:w="15" w:type="dxa"/>
              <w:right w:w="75" w:type="dxa"/>
            </w:tcMar>
            <w:vAlign w:val="center"/>
            <w:hideMark/>
          </w:tcPr>
          <w:p w14:paraId="425C7CA3"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(0.000)</w:t>
            </w:r>
          </w:p>
        </w:tc>
        <w:tc>
          <w:tcPr>
            <w:tcW w:w="0" w:type="auto"/>
            <w:tcMar>
              <w:top w:w="15" w:type="dxa"/>
              <w:left w:w="75" w:type="dxa"/>
              <w:bottom w:w="15" w:type="dxa"/>
              <w:right w:w="75" w:type="dxa"/>
            </w:tcMar>
            <w:vAlign w:val="center"/>
            <w:hideMark/>
          </w:tcPr>
          <w:p w14:paraId="71263EF8"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–8.314</w:t>
            </w:r>
          </w:p>
        </w:tc>
        <w:tc>
          <w:tcPr>
            <w:tcW w:w="0" w:type="auto"/>
            <w:tcMar>
              <w:top w:w="15" w:type="dxa"/>
              <w:left w:w="75" w:type="dxa"/>
              <w:bottom w:w="15" w:type="dxa"/>
              <w:right w:w="75" w:type="dxa"/>
            </w:tcMar>
            <w:vAlign w:val="center"/>
            <w:hideMark/>
          </w:tcPr>
          <w:p w14:paraId="634AB46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&lt; .001</w:t>
            </w:r>
          </w:p>
        </w:tc>
        <w:tc>
          <w:tcPr>
            <w:tcW w:w="0" w:type="auto"/>
            <w:tcMar>
              <w:top w:w="15" w:type="dxa"/>
              <w:left w:w="75" w:type="dxa"/>
              <w:bottom w:w="15" w:type="dxa"/>
              <w:right w:w="75" w:type="dxa"/>
            </w:tcMar>
            <w:vAlign w:val="center"/>
            <w:hideMark/>
          </w:tcPr>
          <w:p w14:paraId="43F83E51"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2C693CF" w14:textId="77777777" w:rsidTr="003A6540">
        <w:trPr>
          <w:trHeight w:val="285"/>
          <w:jc w:val="center"/>
        </w:trPr>
        <w:tc>
          <w:tcPr>
            <w:tcW w:w="0" w:type="auto"/>
            <w:tcMar>
              <w:top w:w="15" w:type="dxa"/>
              <w:left w:w="75" w:type="dxa"/>
              <w:bottom w:w="15" w:type="dxa"/>
              <w:right w:w="75" w:type="dxa"/>
            </w:tcMar>
            <w:vAlign w:val="center"/>
            <w:hideMark/>
          </w:tcPr>
          <w:p w14:paraId="10F41C05" w14:textId="57F98B23"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相对</w:t>
            </w:r>
            <w:proofErr w:type="gramStart"/>
            <w:r>
              <w:rPr>
                <w:rFonts w:ascii="Times New Roman" w:eastAsia="宋体" w:hAnsi="Times New Roman" w:cs="Times New Roman" w:hint="eastAsia"/>
                <w:color w:val="000000"/>
                <w:szCs w:val="21"/>
              </w:rPr>
              <w:t>层次齐性</w:t>
            </w:r>
            <w:proofErr w:type="gramEnd"/>
          </w:p>
        </w:tc>
        <w:tc>
          <w:tcPr>
            <w:tcW w:w="0" w:type="auto"/>
            <w:tcMar>
              <w:top w:w="15" w:type="dxa"/>
              <w:left w:w="75" w:type="dxa"/>
              <w:bottom w:w="15" w:type="dxa"/>
              <w:right w:w="75" w:type="dxa"/>
            </w:tcMar>
            <w:vAlign w:val="center"/>
            <w:hideMark/>
          </w:tcPr>
          <w:p w14:paraId="7FE3B671"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0.064</w:t>
            </w:r>
          </w:p>
        </w:tc>
        <w:tc>
          <w:tcPr>
            <w:tcW w:w="0" w:type="auto"/>
            <w:tcMar>
              <w:top w:w="15" w:type="dxa"/>
              <w:left w:w="75" w:type="dxa"/>
              <w:bottom w:w="15" w:type="dxa"/>
              <w:right w:w="75" w:type="dxa"/>
            </w:tcMar>
            <w:vAlign w:val="center"/>
            <w:hideMark/>
          </w:tcPr>
          <w:p w14:paraId="5DDB09F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(0.043)</w:t>
            </w:r>
          </w:p>
        </w:tc>
        <w:tc>
          <w:tcPr>
            <w:tcW w:w="0" w:type="auto"/>
            <w:tcMar>
              <w:top w:w="15" w:type="dxa"/>
              <w:left w:w="75" w:type="dxa"/>
              <w:bottom w:w="15" w:type="dxa"/>
              <w:right w:w="75" w:type="dxa"/>
            </w:tcMar>
            <w:vAlign w:val="center"/>
            <w:hideMark/>
          </w:tcPr>
          <w:p w14:paraId="3719CE0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1.482</w:t>
            </w:r>
          </w:p>
        </w:tc>
        <w:tc>
          <w:tcPr>
            <w:tcW w:w="0" w:type="auto"/>
            <w:tcMar>
              <w:top w:w="15" w:type="dxa"/>
              <w:left w:w="75" w:type="dxa"/>
              <w:bottom w:w="15" w:type="dxa"/>
              <w:right w:w="75" w:type="dxa"/>
            </w:tcMar>
            <w:vAlign w:val="center"/>
            <w:hideMark/>
          </w:tcPr>
          <w:p w14:paraId="74029E9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.139</w:t>
            </w:r>
          </w:p>
        </w:tc>
        <w:tc>
          <w:tcPr>
            <w:tcW w:w="0" w:type="auto"/>
            <w:tcMar>
              <w:top w:w="15" w:type="dxa"/>
              <w:left w:w="75" w:type="dxa"/>
              <w:bottom w:w="15" w:type="dxa"/>
              <w:right w:w="75" w:type="dxa"/>
            </w:tcMar>
            <w:vAlign w:val="center"/>
            <w:hideMark/>
          </w:tcPr>
          <w:p w14:paraId="238AE6D7" w14:textId="77777777" w:rsidR="003A6540" w:rsidRPr="008575CA" w:rsidRDefault="003A6540">
            <w:pPr>
              <w:jc w:val="right"/>
              <w:rPr>
                <w:rFonts w:ascii="Times New Roman" w:eastAsia="宋体" w:hAnsi="Times New Roman" w:cs="Times New Roman"/>
                <w:color w:val="000000"/>
                <w:szCs w:val="21"/>
              </w:rPr>
            </w:pPr>
          </w:p>
        </w:tc>
      </w:tr>
      <w:tr w:rsidR="003A6540" w14:paraId="3AAB8CB7" w14:textId="77777777" w:rsidTr="003A6540">
        <w:trPr>
          <w:trHeight w:val="285"/>
          <w:jc w:val="center"/>
        </w:trPr>
        <w:tc>
          <w:tcPr>
            <w:tcW w:w="0" w:type="auto"/>
            <w:tcMar>
              <w:top w:w="15" w:type="dxa"/>
              <w:left w:w="75" w:type="dxa"/>
              <w:bottom w:w="15" w:type="dxa"/>
              <w:right w:w="75" w:type="dxa"/>
            </w:tcMar>
            <w:vAlign w:val="center"/>
            <w:hideMark/>
          </w:tcPr>
          <w:p w14:paraId="37212D8A" w14:textId="39B22968"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p>
        </w:tc>
        <w:tc>
          <w:tcPr>
            <w:tcW w:w="0" w:type="auto"/>
            <w:tcMar>
              <w:top w:w="15" w:type="dxa"/>
              <w:left w:w="75" w:type="dxa"/>
              <w:bottom w:w="15" w:type="dxa"/>
              <w:right w:w="75" w:type="dxa"/>
            </w:tcMar>
            <w:vAlign w:val="center"/>
            <w:hideMark/>
          </w:tcPr>
          <w:p w14:paraId="0EDCC999"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0.192</w:t>
            </w:r>
          </w:p>
        </w:tc>
        <w:tc>
          <w:tcPr>
            <w:tcW w:w="0" w:type="auto"/>
            <w:tcMar>
              <w:top w:w="15" w:type="dxa"/>
              <w:left w:w="75" w:type="dxa"/>
              <w:bottom w:w="15" w:type="dxa"/>
              <w:right w:w="75" w:type="dxa"/>
            </w:tcMar>
            <w:vAlign w:val="center"/>
            <w:hideMark/>
          </w:tcPr>
          <w:p w14:paraId="472EAA7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(0.308)</w:t>
            </w:r>
          </w:p>
        </w:tc>
        <w:tc>
          <w:tcPr>
            <w:tcW w:w="0" w:type="auto"/>
            <w:tcMar>
              <w:top w:w="15" w:type="dxa"/>
              <w:left w:w="75" w:type="dxa"/>
              <w:bottom w:w="15" w:type="dxa"/>
              <w:right w:w="75" w:type="dxa"/>
            </w:tcMar>
            <w:vAlign w:val="center"/>
            <w:hideMark/>
          </w:tcPr>
          <w:p w14:paraId="644EF77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0.625</w:t>
            </w:r>
          </w:p>
        </w:tc>
        <w:tc>
          <w:tcPr>
            <w:tcW w:w="0" w:type="auto"/>
            <w:tcMar>
              <w:top w:w="15" w:type="dxa"/>
              <w:left w:w="75" w:type="dxa"/>
              <w:bottom w:w="15" w:type="dxa"/>
              <w:right w:w="75" w:type="dxa"/>
            </w:tcMar>
            <w:vAlign w:val="center"/>
            <w:hideMark/>
          </w:tcPr>
          <w:p w14:paraId="44796933"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.533</w:t>
            </w:r>
          </w:p>
        </w:tc>
        <w:tc>
          <w:tcPr>
            <w:tcW w:w="0" w:type="auto"/>
            <w:tcMar>
              <w:top w:w="15" w:type="dxa"/>
              <w:left w:w="75" w:type="dxa"/>
              <w:bottom w:w="15" w:type="dxa"/>
              <w:right w:w="75" w:type="dxa"/>
            </w:tcMar>
            <w:vAlign w:val="center"/>
            <w:hideMark/>
          </w:tcPr>
          <w:p w14:paraId="00C5ADDC" w14:textId="77777777" w:rsidR="003A6540" w:rsidRPr="008575CA" w:rsidRDefault="003A6540">
            <w:pPr>
              <w:jc w:val="right"/>
              <w:rPr>
                <w:rFonts w:ascii="Times New Roman" w:eastAsia="宋体" w:hAnsi="Times New Roman" w:cs="Times New Roman"/>
                <w:color w:val="000000"/>
                <w:szCs w:val="21"/>
              </w:rPr>
            </w:pPr>
          </w:p>
        </w:tc>
      </w:tr>
      <w:tr w:rsidR="003A6540" w14:paraId="71C77AEC" w14:textId="77777777" w:rsidTr="003A6540">
        <w:trPr>
          <w:trHeight w:val="285"/>
          <w:jc w:val="center"/>
        </w:trPr>
        <w:tc>
          <w:tcPr>
            <w:tcW w:w="0" w:type="auto"/>
            <w:tcMar>
              <w:top w:w="15" w:type="dxa"/>
              <w:left w:w="75" w:type="dxa"/>
              <w:bottom w:w="15" w:type="dxa"/>
              <w:right w:w="75" w:type="dxa"/>
            </w:tcMar>
            <w:vAlign w:val="center"/>
            <w:hideMark/>
          </w:tcPr>
          <w:p w14:paraId="6242205F" w14:textId="04A4B20B" w:rsidR="003A6540" w:rsidRPr="008575CA" w:rsidRDefault="00394CBF"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第二关</w:t>
            </w:r>
          </w:p>
        </w:tc>
        <w:tc>
          <w:tcPr>
            <w:tcW w:w="0" w:type="auto"/>
            <w:tcMar>
              <w:top w:w="15" w:type="dxa"/>
              <w:left w:w="75" w:type="dxa"/>
              <w:bottom w:w="15" w:type="dxa"/>
              <w:right w:w="75" w:type="dxa"/>
            </w:tcMar>
            <w:vAlign w:val="center"/>
            <w:hideMark/>
          </w:tcPr>
          <w:p w14:paraId="1DE0C44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–0.115</w:t>
            </w:r>
          </w:p>
        </w:tc>
        <w:tc>
          <w:tcPr>
            <w:tcW w:w="0" w:type="auto"/>
            <w:tcMar>
              <w:top w:w="15" w:type="dxa"/>
              <w:left w:w="75" w:type="dxa"/>
              <w:bottom w:w="15" w:type="dxa"/>
              <w:right w:w="75" w:type="dxa"/>
            </w:tcMar>
            <w:vAlign w:val="center"/>
            <w:hideMark/>
          </w:tcPr>
          <w:p w14:paraId="52D7145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(0.328)</w:t>
            </w:r>
          </w:p>
        </w:tc>
        <w:tc>
          <w:tcPr>
            <w:tcW w:w="0" w:type="auto"/>
            <w:tcMar>
              <w:top w:w="15" w:type="dxa"/>
              <w:left w:w="75" w:type="dxa"/>
              <w:bottom w:w="15" w:type="dxa"/>
              <w:right w:w="75" w:type="dxa"/>
            </w:tcMar>
            <w:vAlign w:val="center"/>
            <w:hideMark/>
          </w:tcPr>
          <w:p w14:paraId="20331B3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–0.350</w:t>
            </w:r>
          </w:p>
        </w:tc>
        <w:tc>
          <w:tcPr>
            <w:tcW w:w="0" w:type="auto"/>
            <w:tcMar>
              <w:top w:w="15" w:type="dxa"/>
              <w:left w:w="75" w:type="dxa"/>
              <w:bottom w:w="15" w:type="dxa"/>
              <w:right w:w="75" w:type="dxa"/>
            </w:tcMar>
            <w:vAlign w:val="center"/>
            <w:hideMark/>
          </w:tcPr>
          <w:p w14:paraId="63A7611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.727</w:t>
            </w:r>
          </w:p>
        </w:tc>
        <w:tc>
          <w:tcPr>
            <w:tcW w:w="0" w:type="auto"/>
            <w:tcMar>
              <w:top w:w="15" w:type="dxa"/>
              <w:left w:w="75" w:type="dxa"/>
              <w:bottom w:w="15" w:type="dxa"/>
              <w:right w:w="75" w:type="dxa"/>
            </w:tcMar>
            <w:vAlign w:val="center"/>
            <w:hideMark/>
          </w:tcPr>
          <w:p w14:paraId="2743DECF" w14:textId="77777777" w:rsidR="003A6540" w:rsidRPr="008575CA" w:rsidRDefault="003A6540">
            <w:pPr>
              <w:jc w:val="right"/>
              <w:rPr>
                <w:rFonts w:ascii="Times New Roman" w:eastAsia="宋体" w:hAnsi="Times New Roman" w:cs="Times New Roman"/>
                <w:color w:val="000000"/>
                <w:szCs w:val="21"/>
              </w:rPr>
            </w:pPr>
          </w:p>
        </w:tc>
      </w:tr>
      <w:tr w:rsidR="003A6540" w14:paraId="137E3F84" w14:textId="77777777" w:rsidTr="003A6540">
        <w:trPr>
          <w:trHeight w:val="285"/>
          <w:jc w:val="center"/>
        </w:trPr>
        <w:tc>
          <w:tcPr>
            <w:tcW w:w="0" w:type="auto"/>
            <w:tcMar>
              <w:top w:w="15" w:type="dxa"/>
              <w:left w:w="75" w:type="dxa"/>
              <w:bottom w:w="15" w:type="dxa"/>
              <w:right w:w="75" w:type="dxa"/>
            </w:tcMar>
            <w:vAlign w:val="center"/>
            <w:hideMark/>
          </w:tcPr>
          <w:p w14:paraId="0CC393C4" w14:textId="1F30FF8A"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proofErr w:type="gramStart"/>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w:t>
            </w:r>
            <w:proofErr w:type="gramEnd"/>
            <w:r>
              <w:rPr>
                <w:rFonts w:ascii="Times New Roman" w:eastAsia="宋体" w:hAnsi="Times New Roman" w:cs="Times New Roman" w:hint="eastAsia"/>
                <w:color w:val="000000"/>
                <w:szCs w:val="21"/>
              </w:rPr>
              <w:t>三关</w:t>
            </w:r>
          </w:p>
        </w:tc>
        <w:tc>
          <w:tcPr>
            <w:tcW w:w="0" w:type="auto"/>
            <w:tcMar>
              <w:top w:w="15" w:type="dxa"/>
              <w:left w:w="75" w:type="dxa"/>
              <w:bottom w:w="15" w:type="dxa"/>
              <w:right w:w="75" w:type="dxa"/>
            </w:tcMar>
            <w:vAlign w:val="center"/>
            <w:hideMark/>
          </w:tcPr>
          <w:p w14:paraId="46088C9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0.535</w:t>
            </w:r>
          </w:p>
        </w:tc>
        <w:tc>
          <w:tcPr>
            <w:tcW w:w="0" w:type="auto"/>
            <w:tcMar>
              <w:top w:w="15" w:type="dxa"/>
              <w:left w:w="75" w:type="dxa"/>
              <w:bottom w:w="15" w:type="dxa"/>
              <w:right w:w="75" w:type="dxa"/>
            </w:tcMar>
            <w:vAlign w:val="center"/>
            <w:hideMark/>
          </w:tcPr>
          <w:p w14:paraId="5105394B"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(0.341)</w:t>
            </w:r>
          </w:p>
        </w:tc>
        <w:tc>
          <w:tcPr>
            <w:tcW w:w="0" w:type="auto"/>
            <w:tcMar>
              <w:top w:w="15" w:type="dxa"/>
              <w:left w:w="75" w:type="dxa"/>
              <w:bottom w:w="15" w:type="dxa"/>
              <w:right w:w="75" w:type="dxa"/>
            </w:tcMar>
            <w:vAlign w:val="center"/>
            <w:hideMark/>
          </w:tcPr>
          <w:p w14:paraId="5073C8F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1.570</w:t>
            </w:r>
          </w:p>
        </w:tc>
        <w:tc>
          <w:tcPr>
            <w:tcW w:w="0" w:type="auto"/>
            <w:tcMar>
              <w:top w:w="15" w:type="dxa"/>
              <w:left w:w="75" w:type="dxa"/>
              <w:bottom w:w="15" w:type="dxa"/>
              <w:right w:w="75" w:type="dxa"/>
            </w:tcMar>
            <w:vAlign w:val="center"/>
            <w:hideMark/>
          </w:tcPr>
          <w:p w14:paraId="04F07F1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.118</w:t>
            </w:r>
          </w:p>
        </w:tc>
        <w:tc>
          <w:tcPr>
            <w:tcW w:w="0" w:type="auto"/>
            <w:tcMar>
              <w:top w:w="15" w:type="dxa"/>
              <w:left w:w="75" w:type="dxa"/>
              <w:bottom w:w="15" w:type="dxa"/>
              <w:right w:w="75" w:type="dxa"/>
            </w:tcMar>
            <w:vAlign w:val="center"/>
            <w:hideMark/>
          </w:tcPr>
          <w:p w14:paraId="1948A8BE" w14:textId="77777777" w:rsidR="003A6540" w:rsidRPr="008575CA" w:rsidRDefault="003A6540">
            <w:pPr>
              <w:jc w:val="right"/>
              <w:rPr>
                <w:rFonts w:ascii="Times New Roman" w:eastAsia="宋体" w:hAnsi="Times New Roman" w:cs="Times New Roman"/>
                <w:color w:val="000000"/>
                <w:szCs w:val="21"/>
              </w:rPr>
            </w:pPr>
          </w:p>
        </w:tc>
      </w:tr>
      <w:tr w:rsidR="003A6540" w14:paraId="1C0DFB42" w14:textId="77777777" w:rsidTr="003A6540">
        <w:trPr>
          <w:trHeight w:val="285"/>
          <w:jc w:val="center"/>
        </w:trPr>
        <w:tc>
          <w:tcPr>
            <w:tcW w:w="0" w:type="auto"/>
            <w:tcMar>
              <w:top w:w="15" w:type="dxa"/>
              <w:left w:w="75" w:type="dxa"/>
              <w:bottom w:w="15" w:type="dxa"/>
              <w:right w:w="75" w:type="dxa"/>
            </w:tcMar>
            <w:vAlign w:val="center"/>
            <w:hideMark/>
          </w:tcPr>
          <w:p w14:paraId="6D577129" w14:textId="624DF31D"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第四关</w:t>
            </w:r>
          </w:p>
        </w:tc>
        <w:tc>
          <w:tcPr>
            <w:tcW w:w="0" w:type="auto"/>
            <w:tcMar>
              <w:top w:w="15" w:type="dxa"/>
              <w:left w:w="75" w:type="dxa"/>
              <w:bottom w:w="15" w:type="dxa"/>
              <w:right w:w="75" w:type="dxa"/>
            </w:tcMar>
            <w:vAlign w:val="center"/>
            <w:hideMark/>
          </w:tcPr>
          <w:p w14:paraId="4E9D134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0.402</w:t>
            </w:r>
          </w:p>
        </w:tc>
        <w:tc>
          <w:tcPr>
            <w:tcW w:w="0" w:type="auto"/>
            <w:tcMar>
              <w:top w:w="15" w:type="dxa"/>
              <w:left w:w="75" w:type="dxa"/>
              <w:bottom w:w="15" w:type="dxa"/>
              <w:right w:w="75" w:type="dxa"/>
            </w:tcMar>
            <w:vAlign w:val="center"/>
            <w:hideMark/>
          </w:tcPr>
          <w:p w14:paraId="7AFA4FE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(0.330)</w:t>
            </w:r>
          </w:p>
        </w:tc>
        <w:tc>
          <w:tcPr>
            <w:tcW w:w="0" w:type="auto"/>
            <w:tcMar>
              <w:top w:w="15" w:type="dxa"/>
              <w:left w:w="75" w:type="dxa"/>
              <w:bottom w:w="15" w:type="dxa"/>
              <w:right w:w="75" w:type="dxa"/>
            </w:tcMar>
            <w:vAlign w:val="center"/>
            <w:hideMark/>
          </w:tcPr>
          <w:p w14:paraId="6FD8567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1.216</w:t>
            </w:r>
          </w:p>
        </w:tc>
        <w:tc>
          <w:tcPr>
            <w:tcW w:w="0" w:type="auto"/>
            <w:tcMar>
              <w:top w:w="15" w:type="dxa"/>
              <w:left w:w="75" w:type="dxa"/>
              <w:bottom w:w="15" w:type="dxa"/>
              <w:right w:w="75" w:type="dxa"/>
            </w:tcMar>
            <w:vAlign w:val="center"/>
            <w:hideMark/>
          </w:tcPr>
          <w:p w14:paraId="5978FAE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.225</w:t>
            </w:r>
          </w:p>
        </w:tc>
        <w:tc>
          <w:tcPr>
            <w:tcW w:w="0" w:type="auto"/>
            <w:tcMar>
              <w:top w:w="15" w:type="dxa"/>
              <w:left w:w="75" w:type="dxa"/>
              <w:bottom w:w="15" w:type="dxa"/>
              <w:right w:w="75" w:type="dxa"/>
            </w:tcMar>
            <w:vAlign w:val="center"/>
            <w:hideMark/>
          </w:tcPr>
          <w:p w14:paraId="113E3F45" w14:textId="77777777" w:rsidR="003A6540" w:rsidRPr="008575CA" w:rsidRDefault="003A6540">
            <w:pPr>
              <w:jc w:val="right"/>
              <w:rPr>
                <w:rFonts w:ascii="Times New Roman" w:eastAsia="宋体" w:hAnsi="Times New Roman" w:cs="Times New Roman"/>
                <w:color w:val="000000"/>
                <w:szCs w:val="21"/>
              </w:rPr>
            </w:pPr>
          </w:p>
        </w:tc>
      </w:tr>
      <w:tr w:rsidR="003A6540" w14:paraId="15A9E5D5" w14:textId="77777777" w:rsidTr="003A6540">
        <w:trPr>
          <w:trHeight w:val="285"/>
          <w:jc w:val="center"/>
        </w:trPr>
        <w:tc>
          <w:tcPr>
            <w:tcW w:w="0" w:type="auto"/>
            <w:tcMar>
              <w:top w:w="15" w:type="dxa"/>
              <w:left w:w="75" w:type="dxa"/>
              <w:bottom w:w="15" w:type="dxa"/>
              <w:right w:w="75" w:type="dxa"/>
            </w:tcMar>
            <w:vAlign w:val="center"/>
            <w:hideMark/>
          </w:tcPr>
          <w:p w14:paraId="5F6CC780" w14:textId="7D2F2E5A"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第五关</w:t>
            </w:r>
          </w:p>
        </w:tc>
        <w:tc>
          <w:tcPr>
            <w:tcW w:w="0" w:type="auto"/>
            <w:tcMar>
              <w:top w:w="15" w:type="dxa"/>
              <w:left w:w="75" w:type="dxa"/>
              <w:bottom w:w="15" w:type="dxa"/>
              <w:right w:w="75" w:type="dxa"/>
            </w:tcMar>
            <w:vAlign w:val="center"/>
            <w:hideMark/>
          </w:tcPr>
          <w:p w14:paraId="6B2E600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–0.005</w:t>
            </w:r>
          </w:p>
        </w:tc>
        <w:tc>
          <w:tcPr>
            <w:tcW w:w="0" w:type="auto"/>
            <w:tcMar>
              <w:top w:w="15" w:type="dxa"/>
              <w:left w:w="75" w:type="dxa"/>
              <w:bottom w:w="15" w:type="dxa"/>
              <w:right w:w="75" w:type="dxa"/>
            </w:tcMar>
            <w:vAlign w:val="center"/>
            <w:hideMark/>
          </w:tcPr>
          <w:p w14:paraId="6D25CC6B"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(0.324)</w:t>
            </w:r>
          </w:p>
        </w:tc>
        <w:tc>
          <w:tcPr>
            <w:tcW w:w="0" w:type="auto"/>
            <w:tcMar>
              <w:top w:w="15" w:type="dxa"/>
              <w:left w:w="75" w:type="dxa"/>
              <w:bottom w:w="15" w:type="dxa"/>
              <w:right w:w="75" w:type="dxa"/>
            </w:tcMar>
            <w:vAlign w:val="center"/>
            <w:hideMark/>
          </w:tcPr>
          <w:p w14:paraId="5E201EC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–0.015</w:t>
            </w:r>
          </w:p>
        </w:tc>
        <w:tc>
          <w:tcPr>
            <w:tcW w:w="0" w:type="auto"/>
            <w:tcMar>
              <w:top w:w="15" w:type="dxa"/>
              <w:left w:w="75" w:type="dxa"/>
              <w:bottom w:w="15" w:type="dxa"/>
              <w:right w:w="75" w:type="dxa"/>
            </w:tcMar>
            <w:vAlign w:val="center"/>
            <w:hideMark/>
          </w:tcPr>
          <w:p w14:paraId="1149A68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.988</w:t>
            </w:r>
          </w:p>
        </w:tc>
        <w:tc>
          <w:tcPr>
            <w:tcW w:w="0" w:type="auto"/>
            <w:tcMar>
              <w:top w:w="15" w:type="dxa"/>
              <w:left w:w="75" w:type="dxa"/>
              <w:bottom w:w="15" w:type="dxa"/>
              <w:right w:w="75" w:type="dxa"/>
            </w:tcMar>
            <w:vAlign w:val="center"/>
            <w:hideMark/>
          </w:tcPr>
          <w:p w14:paraId="5185D0D9" w14:textId="77777777" w:rsidR="003A6540" w:rsidRPr="008575CA" w:rsidRDefault="003A6540">
            <w:pPr>
              <w:jc w:val="right"/>
              <w:rPr>
                <w:rFonts w:ascii="Times New Roman" w:eastAsia="宋体" w:hAnsi="Times New Roman" w:cs="Times New Roman"/>
                <w:color w:val="000000"/>
                <w:szCs w:val="21"/>
              </w:rPr>
            </w:pPr>
          </w:p>
        </w:tc>
      </w:tr>
      <w:tr w:rsidR="003A6540" w14:paraId="5A4E2096" w14:textId="77777777" w:rsidTr="003A6540">
        <w:trPr>
          <w:trHeight w:val="285"/>
          <w:jc w:val="center"/>
        </w:trPr>
        <w:tc>
          <w:tcPr>
            <w:tcW w:w="0" w:type="auto"/>
            <w:tcMar>
              <w:top w:w="15" w:type="dxa"/>
              <w:left w:w="75" w:type="dxa"/>
              <w:bottom w:w="15" w:type="dxa"/>
              <w:right w:w="75" w:type="dxa"/>
            </w:tcMar>
            <w:vAlign w:val="center"/>
            <w:hideMark/>
          </w:tcPr>
          <w:p w14:paraId="31E2DD6B" w14:textId="088F82CC"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粗分割延迟次数</w:t>
            </w:r>
          </w:p>
        </w:tc>
        <w:tc>
          <w:tcPr>
            <w:tcW w:w="0" w:type="auto"/>
            <w:tcMar>
              <w:top w:w="15" w:type="dxa"/>
              <w:left w:w="75" w:type="dxa"/>
              <w:bottom w:w="15" w:type="dxa"/>
              <w:right w:w="75" w:type="dxa"/>
            </w:tcMar>
            <w:vAlign w:val="center"/>
            <w:hideMark/>
          </w:tcPr>
          <w:p w14:paraId="67551ED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0.008</w:t>
            </w:r>
          </w:p>
        </w:tc>
        <w:tc>
          <w:tcPr>
            <w:tcW w:w="0" w:type="auto"/>
            <w:tcMar>
              <w:top w:w="15" w:type="dxa"/>
              <w:left w:w="75" w:type="dxa"/>
              <w:bottom w:w="15" w:type="dxa"/>
              <w:right w:w="75" w:type="dxa"/>
            </w:tcMar>
            <w:vAlign w:val="center"/>
            <w:hideMark/>
          </w:tcPr>
          <w:p w14:paraId="478C4D08"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(0.004)</w:t>
            </w:r>
          </w:p>
        </w:tc>
        <w:tc>
          <w:tcPr>
            <w:tcW w:w="0" w:type="auto"/>
            <w:tcMar>
              <w:top w:w="15" w:type="dxa"/>
              <w:left w:w="75" w:type="dxa"/>
              <w:bottom w:w="15" w:type="dxa"/>
              <w:right w:w="75" w:type="dxa"/>
            </w:tcMar>
            <w:vAlign w:val="center"/>
            <w:hideMark/>
          </w:tcPr>
          <w:p w14:paraId="6C741793"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2.311</w:t>
            </w:r>
          </w:p>
        </w:tc>
        <w:tc>
          <w:tcPr>
            <w:tcW w:w="0" w:type="auto"/>
            <w:tcMar>
              <w:top w:w="15" w:type="dxa"/>
              <w:left w:w="75" w:type="dxa"/>
              <w:bottom w:w="15" w:type="dxa"/>
              <w:right w:w="75" w:type="dxa"/>
            </w:tcMar>
            <w:vAlign w:val="center"/>
            <w:hideMark/>
          </w:tcPr>
          <w:p w14:paraId="3CB96348"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.022</w:t>
            </w:r>
          </w:p>
        </w:tc>
        <w:tc>
          <w:tcPr>
            <w:tcW w:w="0" w:type="auto"/>
            <w:tcMar>
              <w:top w:w="15" w:type="dxa"/>
              <w:left w:w="75" w:type="dxa"/>
              <w:bottom w:w="15" w:type="dxa"/>
              <w:right w:w="75" w:type="dxa"/>
            </w:tcMar>
            <w:vAlign w:val="center"/>
            <w:hideMark/>
          </w:tcPr>
          <w:p w14:paraId="2F2284D1"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5256E0E3" w14:textId="77777777" w:rsidTr="003A6540">
        <w:trPr>
          <w:trHeight w:val="285"/>
          <w:jc w:val="center"/>
        </w:trPr>
        <w:tc>
          <w:tcPr>
            <w:tcW w:w="0" w:type="auto"/>
            <w:tcMar>
              <w:top w:w="15" w:type="dxa"/>
              <w:left w:w="75" w:type="dxa"/>
              <w:bottom w:w="15" w:type="dxa"/>
              <w:right w:w="75" w:type="dxa"/>
            </w:tcMar>
            <w:vAlign w:val="center"/>
            <w:hideMark/>
          </w:tcPr>
          <w:p w14:paraId="02451275" w14:textId="6C12CA32" w:rsidR="003A6540" w:rsidRPr="008575CA" w:rsidRDefault="005734FB"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003A6540"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w:t>
            </w:r>
            <w:r w:rsidR="00BB3832">
              <w:rPr>
                <w:rFonts w:ascii="Times New Roman" w:eastAsia="宋体" w:hAnsi="Times New Roman" w:cs="Times New Roman" w:hint="eastAsia"/>
                <w:color w:val="000000"/>
                <w:szCs w:val="21"/>
              </w:rPr>
              <w:t>第二关</w:t>
            </w:r>
          </w:p>
        </w:tc>
        <w:tc>
          <w:tcPr>
            <w:tcW w:w="0" w:type="auto"/>
            <w:tcMar>
              <w:top w:w="15" w:type="dxa"/>
              <w:left w:w="75" w:type="dxa"/>
              <w:bottom w:w="15" w:type="dxa"/>
              <w:right w:w="75" w:type="dxa"/>
            </w:tcMar>
            <w:vAlign w:val="center"/>
            <w:hideMark/>
          </w:tcPr>
          <w:p w14:paraId="2EE1BE9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–0.077</w:t>
            </w:r>
          </w:p>
        </w:tc>
        <w:tc>
          <w:tcPr>
            <w:tcW w:w="0" w:type="auto"/>
            <w:tcMar>
              <w:top w:w="15" w:type="dxa"/>
              <w:left w:w="75" w:type="dxa"/>
              <w:bottom w:w="15" w:type="dxa"/>
              <w:right w:w="75" w:type="dxa"/>
            </w:tcMar>
            <w:vAlign w:val="center"/>
            <w:hideMark/>
          </w:tcPr>
          <w:p w14:paraId="25586CA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(0.400)</w:t>
            </w:r>
          </w:p>
        </w:tc>
        <w:tc>
          <w:tcPr>
            <w:tcW w:w="0" w:type="auto"/>
            <w:tcMar>
              <w:top w:w="15" w:type="dxa"/>
              <w:left w:w="75" w:type="dxa"/>
              <w:bottom w:w="15" w:type="dxa"/>
              <w:right w:w="75" w:type="dxa"/>
            </w:tcMar>
            <w:vAlign w:val="center"/>
            <w:hideMark/>
          </w:tcPr>
          <w:p w14:paraId="4C4D71C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–0.193</w:t>
            </w:r>
          </w:p>
        </w:tc>
        <w:tc>
          <w:tcPr>
            <w:tcW w:w="0" w:type="auto"/>
            <w:tcMar>
              <w:top w:w="15" w:type="dxa"/>
              <w:left w:w="75" w:type="dxa"/>
              <w:bottom w:w="15" w:type="dxa"/>
              <w:right w:w="75" w:type="dxa"/>
            </w:tcMar>
            <w:vAlign w:val="center"/>
            <w:hideMark/>
          </w:tcPr>
          <w:p w14:paraId="5212A5B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.847</w:t>
            </w:r>
          </w:p>
        </w:tc>
        <w:tc>
          <w:tcPr>
            <w:tcW w:w="0" w:type="auto"/>
            <w:tcMar>
              <w:top w:w="15" w:type="dxa"/>
              <w:left w:w="75" w:type="dxa"/>
              <w:bottom w:w="15" w:type="dxa"/>
              <w:right w:w="75" w:type="dxa"/>
            </w:tcMar>
            <w:vAlign w:val="center"/>
            <w:hideMark/>
          </w:tcPr>
          <w:p w14:paraId="306CA085" w14:textId="77777777" w:rsidR="003A6540" w:rsidRPr="008575CA" w:rsidRDefault="003A6540">
            <w:pPr>
              <w:jc w:val="right"/>
              <w:rPr>
                <w:rFonts w:ascii="Times New Roman" w:eastAsia="宋体" w:hAnsi="Times New Roman" w:cs="Times New Roman"/>
                <w:color w:val="000000"/>
                <w:szCs w:val="21"/>
              </w:rPr>
            </w:pPr>
          </w:p>
        </w:tc>
      </w:tr>
      <w:tr w:rsidR="003A6540" w14:paraId="77C50B25" w14:textId="77777777" w:rsidTr="003A6540">
        <w:trPr>
          <w:trHeight w:val="285"/>
          <w:jc w:val="center"/>
        </w:trPr>
        <w:tc>
          <w:tcPr>
            <w:tcW w:w="0" w:type="auto"/>
            <w:tcMar>
              <w:top w:w="15" w:type="dxa"/>
              <w:left w:w="75" w:type="dxa"/>
              <w:bottom w:w="15" w:type="dxa"/>
              <w:right w:w="75" w:type="dxa"/>
            </w:tcMar>
            <w:vAlign w:val="center"/>
            <w:hideMark/>
          </w:tcPr>
          <w:p w14:paraId="69FE44BF" w14:textId="0485A457"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lastRenderedPageBreak/>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w:t>
            </w:r>
            <w:proofErr w:type="gramStart"/>
            <w:r>
              <w:rPr>
                <w:rFonts w:ascii="Times New Roman" w:eastAsia="宋体" w:hAnsi="Times New Roman" w:cs="Times New Roman" w:hint="eastAsia"/>
                <w:color w:val="000000"/>
                <w:szCs w:val="21"/>
              </w:rPr>
              <w:t>关卡第</w:t>
            </w:r>
            <w:proofErr w:type="gramEnd"/>
            <w:r>
              <w:rPr>
                <w:rFonts w:ascii="Times New Roman" w:eastAsia="宋体" w:hAnsi="Times New Roman" w:cs="Times New Roman" w:hint="eastAsia"/>
                <w:color w:val="000000"/>
                <w:szCs w:val="21"/>
              </w:rPr>
              <w:t>三关</w:t>
            </w:r>
          </w:p>
        </w:tc>
        <w:tc>
          <w:tcPr>
            <w:tcW w:w="0" w:type="auto"/>
            <w:tcMar>
              <w:top w:w="15" w:type="dxa"/>
              <w:left w:w="75" w:type="dxa"/>
              <w:bottom w:w="15" w:type="dxa"/>
              <w:right w:w="75" w:type="dxa"/>
            </w:tcMar>
            <w:vAlign w:val="center"/>
            <w:hideMark/>
          </w:tcPr>
          <w:p w14:paraId="5AA03CE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–0.932</w:t>
            </w:r>
          </w:p>
        </w:tc>
        <w:tc>
          <w:tcPr>
            <w:tcW w:w="0" w:type="auto"/>
            <w:tcMar>
              <w:top w:w="15" w:type="dxa"/>
              <w:left w:w="75" w:type="dxa"/>
              <w:bottom w:w="15" w:type="dxa"/>
              <w:right w:w="75" w:type="dxa"/>
            </w:tcMar>
            <w:vAlign w:val="center"/>
            <w:hideMark/>
          </w:tcPr>
          <w:p w14:paraId="504CA0B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(0.406)</w:t>
            </w:r>
          </w:p>
        </w:tc>
        <w:tc>
          <w:tcPr>
            <w:tcW w:w="0" w:type="auto"/>
            <w:tcMar>
              <w:top w:w="15" w:type="dxa"/>
              <w:left w:w="75" w:type="dxa"/>
              <w:bottom w:w="15" w:type="dxa"/>
              <w:right w:w="75" w:type="dxa"/>
            </w:tcMar>
            <w:vAlign w:val="center"/>
            <w:hideMark/>
          </w:tcPr>
          <w:p w14:paraId="26BE549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–2.294</w:t>
            </w:r>
          </w:p>
        </w:tc>
        <w:tc>
          <w:tcPr>
            <w:tcW w:w="0" w:type="auto"/>
            <w:tcMar>
              <w:top w:w="15" w:type="dxa"/>
              <w:left w:w="75" w:type="dxa"/>
              <w:bottom w:w="15" w:type="dxa"/>
              <w:right w:w="75" w:type="dxa"/>
            </w:tcMar>
            <w:vAlign w:val="center"/>
            <w:hideMark/>
          </w:tcPr>
          <w:p w14:paraId="6EBEE81C"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.023</w:t>
            </w:r>
          </w:p>
        </w:tc>
        <w:tc>
          <w:tcPr>
            <w:tcW w:w="0" w:type="auto"/>
            <w:tcMar>
              <w:top w:w="15" w:type="dxa"/>
              <w:left w:w="75" w:type="dxa"/>
              <w:bottom w:w="15" w:type="dxa"/>
              <w:right w:w="75" w:type="dxa"/>
            </w:tcMar>
            <w:vAlign w:val="center"/>
            <w:hideMark/>
          </w:tcPr>
          <w:p w14:paraId="2CDB652C"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0CE37E7" w14:textId="77777777" w:rsidTr="003A6540">
        <w:trPr>
          <w:trHeight w:val="285"/>
          <w:jc w:val="center"/>
        </w:trPr>
        <w:tc>
          <w:tcPr>
            <w:tcW w:w="0" w:type="auto"/>
            <w:tcMar>
              <w:top w:w="15" w:type="dxa"/>
              <w:left w:w="75" w:type="dxa"/>
              <w:bottom w:w="15" w:type="dxa"/>
              <w:right w:w="75" w:type="dxa"/>
            </w:tcMar>
            <w:vAlign w:val="center"/>
            <w:hideMark/>
          </w:tcPr>
          <w:p w14:paraId="5D497331" w14:textId="1E81CF92"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游戏关卡第四关</w:t>
            </w:r>
          </w:p>
        </w:tc>
        <w:tc>
          <w:tcPr>
            <w:tcW w:w="0" w:type="auto"/>
            <w:tcMar>
              <w:top w:w="15" w:type="dxa"/>
              <w:left w:w="75" w:type="dxa"/>
              <w:bottom w:w="15" w:type="dxa"/>
              <w:right w:w="75" w:type="dxa"/>
            </w:tcMar>
            <w:vAlign w:val="center"/>
            <w:hideMark/>
          </w:tcPr>
          <w:p w14:paraId="65D4F63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–0.508</w:t>
            </w:r>
          </w:p>
        </w:tc>
        <w:tc>
          <w:tcPr>
            <w:tcW w:w="0" w:type="auto"/>
            <w:tcMar>
              <w:top w:w="15" w:type="dxa"/>
              <w:left w:w="75" w:type="dxa"/>
              <w:bottom w:w="15" w:type="dxa"/>
              <w:right w:w="75" w:type="dxa"/>
            </w:tcMar>
            <w:vAlign w:val="center"/>
            <w:hideMark/>
          </w:tcPr>
          <w:p w14:paraId="35F7816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(0.427)</w:t>
            </w:r>
          </w:p>
        </w:tc>
        <w:tc>
          <w:tcPr>
            <w:tcW w:w="0" w:type="auto"/>
            <w:tcMar>
              <w:top w:w="15" w:type="dxa"/>
              <w:left w:w="75" w:type="dxa"/>
              <w:bottom w:w="15" w:type="dxa"/>
              <w:right w:w="75" w:type="dxa"/>
            </w:tcMar>
            <w:vAlign w:val="center"/>
            <w:hideMark/>
          </w:tcPr>
          <w:p w14:paraId="732B9D23"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–1.188</w:t>
            </w:r>
          </w:p>
        </w:tc>
        <w:tc>
          <w:tcPr>
            <w:tcW w:w="0" w:type="auto"/>
            <w:tcMar>
              <w:top w:w="15" w:type="dxa"/>
              <w:left w:w="75" w:type="dxa"/>
              <w:bottom w:w="15" w:type="dxa"/>
              <w:right w:w="75" w:type="dxa"/>
            </w:tcMar>
            <w:vAlign w:val="center"/>
            <w:hideMark/>
          </w:tcPr>
          <w:p w14:paraId="6B38305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.236</w:t>
            </w:r>
          </w:p>
        </w:tc>
        <w:tc>
          <w:tcPr>
            <w:tcW w:w="0" w:type="auto"/>
            <w:tcMar>
              <w:top w:w="15" w:type="dxa"/>
              <w:left w:w="75" w:type="dxa"/>
              <w:bottom w:w="15" w:type="dxa"/>
              <w:right w:w="75" w:type="dxa"/>
            </w:tcMar>
            <w:vAlign w:val="center"/>
            <w:hideMark/>
          </w:tcPr>
          <w:p w14:paraId="65A25CC7" w14:textId="77777777" w:rsidR="003A6540" w:rsidRPr="008575CA" w:rsidRDefault="003A6540">
            <w:pPr>
              <w:jc w:val="right"/>
              <w:rPr>
                <w:rFonts w:ascii="Times New Roman" w:eastAsia="宋体" w:hAnsi="Times New Roman" w:cs="Times New Roman"/>
                <w:color w:val="000000"/>
                <w:szCs w:val="21"/>
              </w:rPr>
            </w:pPr>
          </w:p>
        </w:tc>
      </w:tr>
      <w:tr w:rsidR="003A6540" w14:paraId="6787777B" w14:textId="77777777" w:rsidTr="003A6540">
        <w:trPr>
          <w:trHeight w:val="285"/>
          <w:jc w:val="center"/>
        </w:trPr>
        <w:tc>
          <w:tcPr>
            <w:tcW w:w="0" w:type="auto"/>
            <w:tcMar>
              <w:top w:w="15" w:type="dxa"/>
              <w:left w:w="75" w:type="dxa"/>
              <w:bottom w:w="15" w:type="dxa"/>
              <w:right w:w="75" w:type="dxa"/>
            </w:tcMar>
            <w:vAlign w:val="center"/>
            <w:hideMark/>
          </w:tcPr>
          <w:p w14:paraId="22436B31" w14:textId="26AC459E"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游戏关卡第五关</w:t>
            </w:r>
          </w:p>
        </w:tc>
        <w:tc>
          <w:tcPr>
            <w:tcW w:w="0" w:type="auto"/>
            <w:tcMar>
              <w:top w:w="15" w:type="dxa"/>
              <w:left w:w="75" w:type="dxa"/>
              <w:bottom w:w="15" w:type="dxa"/>
              <w:right w:w="75" w:type="dxa"/>
            </w:tcMar>
            <w:vAlign w:val="center"/>
            <w:hideMark/>
          </w:tcPr>
          <w:p w14:paraId="0F73FB3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–0.214</w:t>
            </w:r>
          </w:p>
        </w:tc>
        <w:tc>
          <w:tcPr>
            <w:tcW w:w="0" w:type="auto"/>
            <w:tcMar>
              <w:top w:w="15" w:type="dxa"/>
              <w:left w:w="75" w:type="dxa"/>
              <w:bottom w:w="15" w:type="dxa"/>
              <w:right w:w="75" w:type="dxa"/>
            </w:tcMar>
            <w:vAlign w:val="center"/>
            <w:hideMark/>
          </w:tcPr>
          <w:p w14:paraId="6F791A3C"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(0.417)</w:t>
            </w:r>
          </w:p>
        </w:tc>
        <w:tc>
          <w:tcPr>
            <w:tcW w:w="0" w:type="auto"/>
            <w:tcMar>
              <w:top w:w="15" w:type="dxa"/>
              <w:left w:w="75" w:type="dxa"/>
              <w:bottom w:w="15" w:type="dxa"/>
              <w:right w:w="75" w:type="dxa"/>
            </w:tcMar>
            <w:vAlign w:val="center"/>
            <w:hideMark/>
          </w:tcPr>
          <w:p w14:paraId="13F064E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–0.513</w:t>
            </w:r>
          </w:p>
        </w:tc>
        <w:tc>
          <w:tcPr>
            <w:tcW w:w="0" w:type="auto"/>
            <w:tcMar>
              <w:top w:w="15" w:type="dxa"/>
              <w:left w:w="75" w:type="dxa"/>
              <w:bottom w:w="15" w:type="dxa"/>
              <w:right w:w="75" w:type="dxa"/>
            </w:tcMar>
            <w:vAlign w:val="center"/>
            <w:hideMark/>
          </w:tcPr>
          <w:p w14:paraId="085C14E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.608</w:t>
            </w:r>
          </w:p>
        </w:tc>
        <w:tc>
          <w:tcPr>
            <w:tcW w:w="0" w:type="auto"/>
            <w:tcMar>
              <w:top w:w="15" w:type="dxa"/>
              <w:left w:w="75" w:type="dxa"/>
              <w:bottom w:w="15" w:type="dxa"/>
              <w:right w:w="75" w:type="dxa"/>
            </w:tcMar>
            <w:vAlign w:val="center"/>
            <w:hideMark/>
          </w:tcPr>
          <w:p w14:paraId="4F9A24ED" w14:textId="77777777" w:rsidR="003A6540" w:rsidRPr="008575CA" w:rsidRDefault="003A6540">
            <w:pPr>
              <w:jc w:val="right"/>
              <w:rPr>
                <w:rFonts w:ascii="Times New Roman" w:eastAsia="宋体" w:hAnsi="Times New Roman" w:cs="Times New Roman"/>
                <w:color w:val="000000"/>
                <w:szCs w:val="21"/>
              </w:rPr>
            </w:pPr>
          </w:p>
        </w:tc>
      </w:tr>
    </w:tbl>
    <w:p w14:paraId="24351ECC" w14:textId="7CAC0B26" w:rsidR="00991021" w:rsidDel="00EE1C30" w:rsidRDefault="00991021" w:rsidP="00991021">
      <w:pPr>
        <w:spacing w:line="288" w:lineRule="auto"/>
        <w:ind w:firstLineChars="200" w:firstLine="480"/>
        <w:jc w:val="center"/>
        <w:rPr>
          <w:del w:id="729" w:author="JiangLinfeng" w:date="2023-10-20T19:33:00Z"/>
          <w:rFonts w:ascii="Times New Roman" w:eastAsia="宋体" w:hAnsi="Times New Roman" w:cs="Times New Roman"/>
          <w:kern w:val="0"/>
          <w:sz w:val="24"/>
          <w:szCs w:val="24"/>
        </w:rPr>
      </w:pPr>
      <w:del w:id="730" w:author="JiangLinfeng" w:date="2023-10-20T19:33:00Z">
        <w:r w:rsidDel="00EE1C30">
          <w:rPr>
            <w:rFonts w:ascii="Times New Roman" w:eastAsia="宋体" w:hAnsi="Times New Roman" w:cs="Times New Roman" w:hint="eastAsia"/>
            <w:kern w:val="0"/>
            <w:sz w:val="24"/>
            <w:szCs w:val="24"/>
          </w:rPr>
          <w:delText>表</w:delText>
        </w:r>
      </w:del>
      <w:del w:id="731" w:author="JiangLinfeng" w:date="2023-10-20T19:32:00Z">
        <w:r w:rsidDel="00046607">
          <w:rPr>
            <w:rFonts w:ascii="Times New Roman" w:eastAsia="宋体" w:hAnsi="Times New Roman" w:cs="Times New Roman" w:hint="eastAsia"/>
            <w:kern w:val="0"/>
            <w:sz w:val="24"/>
            <w:szCs w:val="24"/>
          </w:rPr>
          <w:delText>1</w:delText>
        </w:r>
      </w:del>
      <w:del w:id="732" w:author="JiangLinfeng" w:date="2023-10-20T19:33:00Z">
        <w:r w:rsidDel="00EE1C30">
          <w:rPr>
            <w:rFonts w:ascii="Times New Roman" w:eastAsia="宋体" w:hAnsi="Times New Roman" w:cs="Times New Roman"/>
            <w:kern w:val="0"/>
            <w:sz w:val="24"/>
            <w:szCs w:val="24"/>
          </w:rPr>
          <w:delText xml:space="preserve"> </w:delText>
        </w:r>
        <w:r w:rsidR="005C4DAB" w:rsidDel="00EE1C30">
          <w:rPr>
            <w:rFonts w:ascii="Times New Roman" w:eastAsia="宋体" w:hAnsi="Times New Roman" w:cs="Times New Roman" w:hint="eastAsia"/>
            <w:kern w:val="0"/>
            <w:sz w:val="24"/>
            <w:szCs w:val="24"/>
          </w:rPr>
          <w:delText>最优多元线性回归模型拟合结果</w:delText>
        </w:r>
      </w:del>
    </w:p>
    <w:p w14:paraId="04C5C0CE" w14:textId="0C34A314" w:rsidR="005C4DAB" w:rsidDel="00EE1C30" w:rsidRDefault="000931E0" w:rsidP="00991021">
      <w:pPr>
        <w:spacing w:line="288" w:lineRule="auto"/>
        <w:ind w:firstLineChars="200" w:firstLine="420"/>
        <w:jc w:val="center"/>
        <w:rPr>
          <w:del w:id="733" w:author="JiangLinfeng" w:date="2023-10-20T19:33:00Z"/>
          <w:rFonts w:ascii="Times New Roman" w:eastAsia="宋体" w:hAnsi="Times New Roman" w:cs="Times New Roman"/>
          <w:bCs/>
          <w:szCs w:val="21"/>
        </w:rPr>
      </w:pPr>
      <w:del w:id="734" w:author="JiangLinfeng" w:date="2023-10-20T19:33:00Z">
        <w:r w:rsidDel="00EE1C30">
          <w:rPr>
            <w:rFonts w:ascii="Times New Roman" w:eastAsia="宋体" w:hAnsi="Times New Roman" w:cs="Times New Roman" w:hint="eastAsia"/>
            <w:kern w:val="0"/>
            <w:szCs w:val="21"/>
          </w:rPr>
          <w:delText>注：</w:delText>
        </w:r>
        <w:r w:rsidR="004649DF" w:rsidRPr="00BE7A93" w:rsidDel="00EE1C30">
          <w:rPr>
            <w:rFonts w:ascii="Times New Roman" w:eastAsia="宋体" w:hAnsi="Times New Roman" w:cs="Times New Roman"/>
            <w:bCs/>
            <w:szCs w:val="21"/>
          </w:rPr>
          <w:delText xml:space="preserve">*** </w:delText>
        </w:r>
        <w:r w:rsidR="004649DF" w:rsidRPr="00BE7A93" w:rsidDel="00EE1C30">
          <w:rPr>
            <w:rFonts w:ascii="Times New Roman" w:eastAsia="宋体" w:hAnsi="Times New Roman" w:cs="Times New Roman" w:hint="eastAsia"/>
            <w:bCs/>
            <w:i/>
            <w:szCs w:val="21"/>
          </w:rPr>
          <w:delText>p</w:delText>
        </w:r>
        <w:r w:rsidR="004649DF" w:rsidRPr="00BE7A93" w:rsidDel="00EE1C30">
          <w:rPr>
            <w:rFonts w:ascii="Times New Roman" w:eastAsia="宋体" w:hAnsi="Times New Roman" w:cs="Times New Roman"/>
            <w:bCs/>
            <w:i/>
            <w:szCs w:val="21"/>
          </w:rPr>
          <w:delText xml:space="preserve"> </w:delText>
        </w:r>
        <w:r w:rsidR="004649DF" w:rsidRPr="00BE7A93" w:rsidDel="00EE1C30">
          <w:rPr>
            <w:rFonts w:ascii="Times New Roman" w:eastAsia="宋体" w:hAnsi="Times New Roman" w:cs="Times New Roman"/>
            <w:bCs/>
            <w:szCs w:val="21"/>
          </w:rPr>
          <w:delText>&lt; .001</w:delText>
        </w:r>
        <w:r w:rsidR="004649DF" w:rsidRPr="00BE7A93" w:rsidDel="00EE1C30">
          <w:rPr>
            <w:rFonts w:ascii="Times New Roman" w:eastAsia="宋体" w:hAnsi="Times New Roman" w:cs="Times New Roman" w:hint="eastAsia"/>
            <w:bCs/>
            <w:szCs w:val="21"/>
          </w:rPr>
          <w:delText>，</w:delText>
        </w:r>
        <w:r w:rsidR="004649DF" w:rsidRPr="00BE7A93" w:rsidDel="00EE1C30">
          <w:rPr>
            <w:rFonts w:ascii="Times New Roman" w:eastAsia="宋体" w:hAnsi="Times New Roman" w:cs="Times New Roman" w:hint="eastAsia"/>
            <w:bCs/>
            <w:szCs w:val="21"/>
          </w:rPr>
          <w:delText>*</w:delText>
        </w:r>
        <w:r w:rsidR="004649DF" w:rsidRPr="00BE7A93" w:rsidDel="00EE1C30">
          <w:rPr>
            <w:rFonts w:ascii="Times New Roman" w:eastAsia="宋体" w:hAnsi="Times New Roman" w:cs="Times New Roman"/>
            <w:bCs/>
            <w:szCs w:val="21"/>
          </w:rPr>
          <w:delText xml:space="preserve"> </w:delText>
        </w:r>
        <w:r w:rsidR="004649DF" w:rsidRPr="00BE7A93" w:rsidDel="00EE1C30">
          <w:rPr>
            <w:rFonts w:ascii="Times New Roman" w:eastAsia="宋体" w:hAnsi="Times New Roman" w:cs="Times New Roman"/>
            <w:bCs/>
            <w:i/>
            <w:szCs w:val="21"/>
          </w:rPr>
          <w:delText>p</w:delText>
        </w:r>
        <w:r w:rsidR="004649DF" w:rsidRPr="00BE7A93" w:rsidDel="00EE1C30">
          <w:rPr>
            <w:rFonts w:ascii="Times New Roman" w:eastAsia="宋体" w:hAnsi="Times New Roman" w:cs="Times New Roman"/>
            <w:bCs/>
            <w:szCs w:val="21"/>
          </w:rPr>
          <w:delText xml:space="preserve"> &lt; .05</w:delText>
        </w:r>
      </w:del>
    </w:p>
    <w:p w14:paraId="674F302A" w14:textId="19CF7A52" w:rsidR="00C7599D" w:rsidRDefault="006F6CB7" w:rsidP="00E31065">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bCs/>
          <w:sz w:val="24"/>
          <w:szCs w:val="24"/>
        </w:rPr>
        <w:t>从</w:t>
      </w:r>
      <w:r w:rsidR="00AE4A8C">
        <w:rPr>
          <w:rFonts w:ascii="Times New Roman" w:eastAsia="宋体" w:hAnsi="Times New Roman" w:cs="Times New Roman" w:hint="eastAsia"/>
          <w:bCs/>
          <w:sz w:val="24"/>
          <w:szCs w:val="24"/>
        </w:rPr>
        <w:t>多元线性模型的逐步回归筛选结果与最终最优模型的拟合结果</w:t>
      </w:r>
      <w:r>
        <w:rPr>
          <w:rFonts w:ascii="Times New Roman" w:eastAsia="宋体" w:hAnsi="Times New Roman" w:cs="Times New Roman" w:hint="eastAsia"/>
          <w:bCs/>
          <w:sz w:val="24"/>
          <w:szCs w:val="24"/>
        </w:rPr>
        <w:t>可以看出</w:t>
      </w:r>
      <w:r w:rsidR="00814268">
        <w:rPr>
          <w:rFonts w:ascii="Times New Roman" w:eastAsia="宋体" w:hAnsi="Times New Roman" w:cs="Times New Roman" w:hint="eastAsia"/>
          <w:bCs/>
          <w:sz w:val="24"/>
          <w:szCs w:val="24"/>
        </w:rPr>
        <w:t>，</w:t>
      </w:r>
      <w:r w:rsidR="00FB4521">
        <w:rPr>
          <w:rFonts w:ascii="Times New Roman" w:eastAsia="宋体" w:hAnsi="Times New Roman" w:cs="Times New Roman" w:hint="eastAsia"/>
          <w:bCs/>
          <w:sz w:val="24"/>
          <w:szCs w:val="24"/>
        </w:rPr>
        <w:t>对创造力评估得分最</w:t>
      </w:r>
      <w:proofErr w:type="gramStart"/>
      <w:r w:rsidR="00FB4521">
        <w:rPr>
          <w:rFonts w:ascii="Times New Roman" w:eastAsia="宋体" w:hAnsi="Times New Roman" w:cs="Times New Roman" w:hint="eastAsia"/>
          <w:bCs/>
          <w:sz w:val="24"/>
          <w:szCs w:val="24"/>
        </w:rPr>
        <w:t>具预测</w:t>
      </w:r>
      <w:proofErr w:type="gramEnd"/>
      <w:r w:rsidR="00FB4521">
        <w:rPr>
          <w:rFonts w:ascii="Times New Roman" w:eastAsia="宋体" w:hAnsi="Times New Roman" w:cs="Times New Roman" w:hint="eastAsia"/>
          <w:bCs/>
          <w:sz w:val="24"/>
          <w:szCs w:val="24"/>
        </w:rPr>
        <w:t>效力的变量为</w:t>
      </w:r>
      <w:r w:rsidR="00334935">
        <w:rPr>
          <w:rFonts w:ascii="Times New Roman" w:eastAsia="宋体" w:hAnsi="Times New Roman" w:cs="Times New Roman" w:hint="eastAsia"/>
          <w:bCs/>
          <w:sz w:val="24"/>
          <w:szCs w:val="24"/>
        </w:rPr>
        <w:t>视频时长，</w:t>
      </w:r>
      <w:r w:rsidR="00E11864">
        <w:rPr>
          <w:rFonts w:ascii="Times New Roman" w:eastAsia="宋体" w:hAnsi="Times New Roman" w:cs="Times New Roman" w:hint="eastAsia"/>
          <w:bCs/>
          <w:sz w:val="24"/>
          <w:szCs w:val="24"/>
        </w:rPr>
        <w:t>粗分割</w:t>
      </w:r>
      <w:r w:rsidR="0048494C">
        <w:rPr>
          <w:rFonts w:ascii="Times New Roman" w:eastAsia="宋体" w:hAnsi="Times New Roman" w:cs="Times New Roman" w:hint="eastAsia"/>
          <w:bCs/>
          <w:sz w:val="24"/>
          <w:szCs w:val="24"/>
        </w:rPr>
        <w:t>一致性</w:t>
      </w:r>
      <w:r w:rsidR="00DD7DCF">
        <w:rPr>
          <w:rFonts w:ascii="Times New Roman" w:eastAsia="宋体" w:hAnsi="Times New Roman" w:cs="Times New Roman" w:hint="eastAsia"/>
          <w:bCs/>
          <w:sz w:val="24"/>
          <w:szCs w:val="24"/>
        </w:rPr>
        <w:t>、相对层次</w:t>
      </w:r>
      <w:proofErr w:type="gramStart"/>
      <w:r w:rsidR="00DD7DCF">
        <w:rPr>
          <w:rFonts w:ascii="Times New Roman" w:eastAsia="宋体" w:hAnsi="Times New Roman" w:cs="Times New Roman" w:hint="eastAsia"/>
          <w:bCs/>
          <w:sz w:val="24"/>
          <w:szCs w:val="24"/>
        </w:rPr>
        <w:t>齐性</w:t>
      </w:r>
      <w:r w:rsidR="0048494C">
        <w:rPr>
          <w:rFonts w:ascii="Times New Roman" w:eastAsia="宋体" w:hAnsi="Times New Roman" w:cs="Times New Roman" w:hint="eastAsia"/>
          <w:bCs/>
          <w:sz w:val="24"/>
          <w:szCs w:val="24"/>
        </w:rPr>
        <w:t>与</w:t>
      </w:r>
      <w:r w:rsidR="0048494C" w:rsidRPr="001622DE">
        <w:rPr>
          <w:rFonts w:ascii="Times New Roman" w:eastAsia="宋体" w:hAnsi="Times New Roman" w:cs="Times New Roman" w:hint="eastAsia"/>
          <w:kern w:val="0"/>
          <w:sz w:val="24"/>
          <w:szCs w:val="24"/>
        </w:rPr>
        <w:t>每</w:t>
      </w:r>
      <w:r w:rsidR="0048494C">
        <w:rPr>
          <w:rFonts w:ascii="Times New Roman" w:eastAsia="宋体" w:hAnsi="Times New Roman" w:cs="Times New Roman" w:hint="eastAsia"/>
          <w:kern w:val="0"/>
          <w:sz w:val="24"/>
          <w:szCs w:val="24"/>
        </w:rPr>
        <w:t>此</w:t>
      </w:r>
      <w:proofErr w:type="gramEnd"/>
      <w:r w:rsidR="0048494C" w:rsidRPr="001622DE">
        <w:rPr>
          <w:rFonts w:ascii="Times New Roman" w:eastAsia="宋体" w:hAnsi="Times New Roman" w:cs="Times New Roman" w:hint="eastAsia"/>
          <w:kern w:val="0"/>
          <w:sz w:val="24"/>
          <w:szCs w:val="24"/>
        </w:rPr>
        <w:t>粗分割</w:t>
      </w:r>
      <w:r w:rsidR="0048494C">
        <w:rPr>
          <w:rFonts w:ascii="Times New Roman" w:eastAsia="宋体" w:hAnsi="Times New Roman" w:cs="Times New Roman" w:hint="eastAsia"/>
          <w:kern w:val="0"/>
          <w:sz w:val="24"/>
          <w:szCs w:val="24"/>
        </w:rPr>
        <w:t>的</w:t>
      </w:r>
      <w:r w:rsidR="0048494C" w:rsidRPr="001622DE">
        <w:rPr>
          <w:rFonts w:ascii="Times New Roman" w:eastAsia="宋体" w:hAnsi="Times New Roman" w:cs="Times New Roman" w:hint="eastAsia"/>
          <w:kern w:val="0"/>
          <w:sz w:val="24"/>
          <w:szCs w:val="24"/>
        </w:rPr>
        <w:t>平均延迟时</w:t>
      </w:r>
      <w:proofErr w:type="gramStart"/>
      <w:r w:rsidR="0048494C" w:rsidRPr="001622DE">
        <w:rPr>
          <w:rFonts w:ascii="Times New Roman" w:eastAsia="宋体" w:hAnsi="Times New Roman" w:cs="Times New Roman" w:hint="eastAsia"/>
          <w:kern w:val="0"/>
          <w:sz w:val="24"/>
          <w:szCs w:val="24"/>
        </w:rPr>
        <w:t>长</w:t>
      </w:r>
      <w:r w:rsidR="00462855">
        <w:rPr>
          <w:rFonts w:ascii="Times New Roman" w:eastAsia="宋体" w:hAnsi="Times New Roman" w:cs="Times New Roman" w:hint="eastAsia"/>
          <w:kern w:val="0"/>
          <w:sz w:val="24"/>
          <w:szCs w:val="24"/>
        </w:rPr>
        <w:t>无法</w:t>
      </w:r>
      <w:proofErr w:type="gramEnd"/>
      <w:r w:rsidR="00462855">
        <w:rPr>
          <w:rFonts w:ascii="Times New Roman" w:eastAsia="宋体" w:hAnsi="Times New Roman" w:cs="Times New Roman" w:hint="eastAsia"/>
          <w:kern w:val="0"/>
          <w:sz w:val="24"/>
          <w:szCs w:val="24"/>
        </w:rPr>
        <w:t>预测创造力评估的大小。</w:t>
      </w:r>
      <w:del w:id="735" w:author="JiangLinfeng" w:date="2023-10-20T15:53:00Z">
        <w:r w:rsidR="003D1EC1" w:rsidDel="00387C34">
          <w:rPr>
            <w:rFonts w:ascii="Times New Roman" w:eastAsia="宋体" w:hAnsi="Times New Roman" w:cs="Times New Roman" w:hint="eastAsia"/>
            <w:kern w:val="0"/>
            <w:sz w:val="24"/>
            <w:szCs w:val="24"/>
          </w:rPr>
          <w:delText>存留水平</w:delText>
        </w:r>
      </w:del>
      <w:ins w:id="736" w:author="JiangLinfeng" w:date="2023-10-20T15:53:00Z">
        <w:r w:rsidR="00387C34">
          <w:rPr>
            <w:rFonts w:ascii="Times New Roman" w:eastAsia="宋体" w:hAnsi="Times New Roman" w:cs="Times New Roman" w:hint="eastAsia"/>
            <w:kern w:val="0"/>
            <w:sz w:val="24"/>
            <w:szCs w:val="24"/>
          </w:rPr>
          <w:t>相对保守程度</w:t>
        </w:r>
      </w:ins>
      <w:r w:rsidR="003D1EC1">
        <w:rPr>
          <w:rFonts w:ascii="Times New Roman" w:eastAsia="宋体" w:hAnsi="Times New Roman" w:cs="Times New Roman" w:hint="eastAsia"/>
          <w:kern w:val="0"/>
          <w:sz w:val="24"/>
          <w:szCs w:val="24"/>
        </w:rPr>
        <w:t>对</w:t>
      </w:r>
      <w:r w:rsidR="00C0656E">
        <w:rPr>
          <w:rFonts w:ascii="Times New Roman" w:eastAsia="宋体" w:hAnsi="Times New Roman" w:cs="Times New Roman" w:hint="eastAsia"/>
          <w:kern w:val="0"/>
          <w:sz w:val="24"/>
          <w:szCs w:val="24"/>
        </w:rPr>
        <w:t>预测部分创造力评估大小</w:t>
      </w:r>
      <w:r w:rsidR="00893CFF">
        <w:rPr>
          <w:rFonts w:ascii="Times New Roman" w:eastAsia="宋体" w:hAnsi="Times New Roman" w:cs="Times New Roman" w:hint="eastAsia"/>
          <w:kern w:val="0"/>
          <w:sz w:val="24"/>
          <w:szCs w:val="24"/>
        </w:rPr>
        <w:t>的预测能力边缘显著。</w:t>
      </w:r>
      <w:r w:rsidR="00D618AD">
        <w:rPr>
          <w:rFonts w:ascii="Times New Roman" w:eastAsia="宋体" w:hAnsi="Times New Roman" w:cs="Times New Roman" w:hint="eastAsia"/>
          <w:kern w:val="0"/>
          <w:sz w:val="24"/>
          <w:szCs w:val="24"/>
        </w:rPr>
        <w:t>粗分割</w:t>
      </w:r>
      <w:r w:rsidR="00996A08">
        <w:rPr>
          <w:rFonts w:ascii="Times New Roman" w:eastAsia="宋体" w:hAnsi="Times New Roman" w:cs="Times New Roman" w:hint="eastAsia"/>
          <w:kern w:val="0"/>
          <w:sz w:val="24"/>
          <w:szCs w:val="24"/>
        </w:rPr>
        <w:t>延迟</w:t>
      </w:r>
      <w:r w:rsidR="00D618AD">
        <w:rPr>
          <w:rFonts w:ascii="Times New Roman" w:eastAsia="宋体" w:hAnsi="Times New Roman" w:cs="Times New Roman" w:hint="eastAsia"/>
          <w:kern w:val="0"/>
          <w:sz w:val="24"/>
          <w:szCs w:val="24"/>
        </w:rPr>
        <w:t>的</w:t>
      </w:r>
      <w:r w:rsidR="003428E2">
        <w:rPr>
          <w:rFonts w:ascii="Times New Roman" w:eastAsia="宋体" w:hAnsi="Times New Roman" w:cs="Times New Roman" w:hint="eastAsia"/>
          <w:kern w:val="0"/>
          <w:sz w:val="24"/>
          <w:szCs w:val="24"/>
        </w:rPr>
        <w:t>次数</w:t>
      </w:r>
      <w:r w:rsidR="0018283D">
        <w:rPr>
          <w:rFonts w:ascii="Times New Roman" w:eastAsia="宋体" w:hAnsi="Times New Roman" w:cs="Times New Roman" w:hint="eastAsia"/>
          <w:kern w:val="0"/>
          <w:sz w:val="24"/>
          <w:szCs w:val="24"/>
        </w:rPr>
        <w:t>能显著预测</w:t>
      </w:r>
      <w:r w:rsidR="00FF5BF6">
        <w:rPr>
          <w:rFonts w:ascii="Times New Roman" w:eastAsia="宋体" w:hAnsi="Times New Roman" w:cs="Times New Roman" w:hint="eastAsia"/>
          <w:kern w:val="0"/>
          <w:sz w:val="24"/>
          <w:szCs w:val="24"/>
        </w:rPr>
        <w:t>创造力评估的大小，</w:t>
      </w:r>
      <w:r w:rsidR="00996A08">
        <w:rPr>
          <w:rFonts w:ascii="Times New Roman" w:eastAsia="宋体" w:hAnsi="Times New Roman" w:cs="Times New Roman" w:hint="eastAsia"/>
          <w:kern w:val="0"/>
          <w:sz w:val="24"/>
          <w:szCs w:val="24"/>
        </w:rPr>
        <w:t>且回归系数为正，与预期相符。</w:t>
      </w:r>
      <w:r w:rsidR="00E31065">
        <w:rPr>
          <w:rFonts w:ascii="Times New Roman" w:eastAsia="宋体" w:hAnsi="Times New Roman" w:cs="Times New Roman" w:hint="eastAsia"/>
          <w:kern w:val="0"/>
          <w:sz w:val="24"/>
          <w:szCs w:val="24"/>
        </w:rPr>
        <w:t>而细分割一致性只有在特殊</w:t>
      </w:r>
      <w:r w:rsidR="003F29D4">
        <w:rPr>
          <w:rFonts w:ascii="Times New Roman" w:eastAsia="宋体" w:hAnsi="Times New Roman" w:cs="Times New Roman" w:hint="eastAsia"/>
          <w:kern w:val="0"/>
          <w:sz w:val="24"/>
          <w:szCs w:val="24"/>
        </w:rPr>
        <w:t>关卡中才能有效预测创造力评估</w:t>
      </w:r>
      <w:r w:rsidR="00502FDB">
        <w:rPr>
          <w:rFonts w:ascii="Times New Roman" w:eastAsia="宋体" w:hAnsi="Times New Roman" w:cs="Times New Roman" w:hint="eastAsia"/>
          <w:kern w:val="0"/>
          <w:sz w:val="24"/>
          <w:szCs w:val="24"/>
        </w:rPr>
        <w:t>。</w:t>
      </w:r>
    </w:p>
    <w:p w14:paraId="5FA9CF1F" w14:textId="29D3E519" w:rsidR="006A1E27" w:rsidRPr="00E31065" w:rsidRDefault="006A1E27" w:rsidP="00E31065">
      <w:pPr>
        <w:spacing w:line="288" w:lineRule="auto"/>
        <w:ind w:firstLineChars="200" w:firstLine="480"/>
        <w:jc w:val="left"/>
        <w:rPr>
          <w:rFonts w:ascii="Times New Roman" w:eastAsia="宋体" w:hAnsi="Times New Roman" w:cs="Times New Roman"/>
          <w:kern w:val="0"/>
          <w:sz w:val="24"/>
          <w:szCs w:val="24"/>
        </w:rPr>
      </w:pPr>
      <w:commentRangeStart w:id="737"/>
      <w:del w:id="738" w:author="JiangLinfeng" w:date="2023-10-20T16:04:00Z">
        <w:r w:rsidDel="00782DF9">
          <w:rPr>
            <w:rFonts w:ascii="Times New Roman" w:eastAsia="宋体" w:hAnsi="Times New Roman" w:cs="Times New Roman" w:hint="eastAsia"/>
            <w:kern w:val="0"/>
            <w:sz w:val="24"/>
            <w:szCs w:val="24"/>
          </w:rPr>
          <w:delText>需指出的是，</w:delText>
        </w:r>
        <w:r w:rsidR="00342A79" w:rsidDel="00782DF9">
          <w:rPr>
            <w:rFonts w:ascii="Times New Roman" w:eastAsia="宋体" w:hAnsi="Times New Roman" w:cs="Times New Roman" w:hint="eastAsia"/>
            <w:kern w:val="0"/>
            <w:sz w:val="24"/>
            <w:szCs w:val="24"/>
          </w:rPr>
          <w:delText>虽然在</w:delText>
        </w:r>
        <w:r w:rsidR="009C19DA" w:rsidDel="00782DF9">
          <w:rPr>
            <w:rFonts w:ascii="Times New Roman" w:eastAsia="宋体" w:hAnsi="Times New Roman" w:cs="Times New Roman" w:hint="eastAsia"/>
            <w:kern w:val="0"/>
            <w:sz w:val="24"/>
            <w:szCs w:val="24"/>
          </w:rPr>
          <w:delText>图</w:delText>
        </w:r>
        <w:r w:rsidR="009C19DA" w:rsidDel="00782DF9">
          <w:rPr>
            <w:rFonts w:ascii="Times New Roman" w:eastAsia="宋体" w:hAnsi="Times New Roman" w:cs="Times New Roman" w:hint="eastAsia"/>
            <w:kern w:val="0"/>
            <w:sz w:val="24"/>
            <w:szCs w:val="24"/>
          </w:rPr>
          <w:delText>8</w:delText>
        </w:r>
        <w:r w:rsidR="009C19DA" w:rsidDel="00782DF9">
          <w:rPr>
            <w:rFonts w:ascii="Times New Roman" w:eastAsia="宋体" w:hAnsi="Times New Roman" w:cs="Times New Roman" w:hint="eastAsia"/>
            <w:kern w:val="0"/>
            <w:sz w:val="24"/>
            <w:szCs w:val="24"/>
          </w:rPr>
          <w:delText>至图</w:delText>
        </w:r>
        <w:r w:rsidR="009C19DA" w:rsidDel="00782DF9">
          <w:rPr>
            <w:rFonts w:ascii="Times New Roman" w:eastAsia="宋体" w:hAnsi="Times New Roman" w:cs="Times New Roman" w:hint="eastAsia"/>
            <w:kern w:val="0"/>
            <w:sz w:val="24"/>
            <w:szCs w:val="24"/>
          </w:rPr>
          <w:delText>1</w:delText>
        </w:r>
        <w:r w:rsidR="009C19DA" w:rsidDel="00782DF9">
          <w:rPr>
            <w:rFonts w:ascii="Times New Roman" w:eastAsia="宋体" w:hAnsi="Times New Roman" w:cs="Times New Roman"/>
            <w:kern w:val="0"/>
            <w:sz w:val="24"/>
            <w:szCs w:val="24"/>
          </w:rPr>
          <w:delText>7</w:delText>
        </w:r>
        <w:r w:rsidR="009C19DA" w:rsidDel="00782DF9">
          <w:rPr>
            <w:rFonts w:ascii="Times New Roman" w:eastAsia="宋体" w:hAnsi="Times New Roman" w:cs="Times New Roman" w:hint="eastAsia"/>
            <w:kern w:val="0"/>
            <w:sz w:val="24"/>
            <w:szCs w:val="24"/>
          </w:rPr>
          <w:delText>中可以</w:delText>
        </w:r>
        <w:commentRangeEnd w:id="737"/>
        <w:r w:rsidR="001C4B15" w:rsidDel="00782DF9">
          <w:rPr>
            <w:rStyle w:val="aa"/>
          </w:rPr>
          <w:commentReference w:id="737"/>
        </w:r>
      </w:del>
    </w:p>
    <w:p w14:paraId="65409614" w14:textId="270C6AF7" w:rsidR="00CC62DF" w:rsidRPr="005E2132" w:rsidRDefault="00CC62DF" w:rsidP="00CC62DF">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3.</w:t>
      </w:r>
      <w:r>
        <w:rPr>
          <w:rFonts w:ascii="Times New Roman" w:eastAsia="宋体" w:hAnsi="Times New Roman" w:cs="Times New Roman"/>
          <w:sz w:val="28"/>
          <w:szCs w:val="28"/>
        </w:rPr>
        <w:t>3</w:t>
      </w:r>
      <w:r w:rsidRPr="005E2132">
        <w:rPr>
          <w:rFonts w:ascii="Times New Roman" w:eastAsia="宋体" w:hAnsi="Times New Roman" w:cs="Times New Roman"/>
          <w:sz w:val="28"/>
          <w:szCs w:val="28"/>
        </w:rPr>
        <w:t xml:space="preserve"> </w:t>
      </w:r>
      <w:r w:rsidR="00C632BA">
        <w:rPr>
          <w:rFonts w:ascii="黑体" w:eastAsia="黑体" w:hAnsi="黑体" w:cs="Times New Roman" w:hint="eastAsia"/>
          <w:sz w:val="28"/>
          <w:szCs w:val="28"/>
        </w:rPr>
        <w:t>事件分割</w:t>
      </w:r>
      <w:del w:id="739" w:author="JiangLinfeng" w:date="2023-10-20T16:05:00Z">
        <w:r w:rsidR="00C632BA" w:rsidDel="00ED0E7B">
          <w:rPr>
            <w:rFonts w:ascii="黑体" w:eastAsia="黑体" w:hAnsi="黑体" w:cs="Times New Roman" w:hint="eastAsia"/>
            <w:sz w:val="28"/>
            <w:szCs w:val="28"/>
          </w:rPr>
          <w:delText>与创造力</w:delText>
        </w:r>
        <w:r w:rsidR="00B50DFB" w:rsidDel="00ED0E7B">
          <w:rPr>
            <w:rFonts w:ascii="黑体" w:eastAsia="黑体" w:hAnsi="黑体" w:cs="Times New Roman" w:hint="eastAsia"/>
            <w:sz w:val="28"/>
            <w:szCs w:val="28"/>
          </w:rPr>
          <w:delText>评估</w:delText>
        </w:r>
      </w:del>
      <w:ins w:id="740" w:author="JiangLinfeng" w:date="2023-10-20T16:05:00Z">
        <w:r w:rsidR="00ED0E7B">
          <w:rPr>
            <w:rFonts w:ascii="黑体" w:eastAsia="黑体" w:hAnsi="黑体" w:cs="Times New Roman" w:hint="eastAsia"/>
            <w:sz w:val="28"/>
            <w:szCs w:val="28"/>
          </w:rPr>
          <w:t>的节点分析</w:t>
        </w:r>
      </w:ins>
    </w:p>
    <w:p w14:paraId="2CFEB89C" w14:textId="640D35CD" w:rsidR="00CC62DF" w:rsidRDefault="001A7D50" w:rsidP="001A7D50">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在上部分的结果中，我们发现</w:t>
      </w:r>
      <w:r w:rsidR="005467E0">
        <w:rPr>
          <w:rFonts w:ascii="Times New Roman" w:eastAsia="宋体" w:hAnsi="Times New Roman" w:cs="Times New Roman" w:hint="eastAsia"/>
          <w:kern w:val="0"/>
          <w:sz w:val="24"/>
          <w:szCs w:val="24"/>
        </w:rPr>
        <w:t>所选取的</w:t>
      </w:r>
      <w:r w:rsidR="00431AFB">
        <w:rPr>
          <w:rFonts w:ascii="Times New Roman" w:eastAsia="宋体" w:hAnsi="Times New Roman" w:cs="Times New Roman" w:hint="eastAsia"/>
          <w:kern w:val="0"/>
          <w:sz w:val="24"/>
          <w:szCs w:val="24"/>
        </w:rPr>
        <w:t>表示与创造性过程有关的结构变量</w:t>
      </w:r>
      <w:r w:rsidR="00262089">
        <w:rPr>
          <w:rFonts w:ascii="Times New Roman" w:eastAsia="宋体" w:hAnsi="Times New Roman" w:cs="Times New Roman" w:hint="eastAsia"/>
          <w:kern w:val="0"/>
          <w:sz w:val="24"/>
          <w:szCs w:val="24"/>
        </w:rPr>
        <w:t>基本</w:t>
      </w:r>
      <w:r w:rsidR="00431AFB">
        <w:rPr>
          <w:rFonts w:ascii="Times New Roman" w:eastAsia="宋体" w:hAnsi="Times New Roman" w:cs="Times New Roman" w:hint="eastAsia"/>
          <w:kern w:val="0"/>
          <w:sz w:val="24"/>
          <w:szCs w:val="24"/>
        </w:rPr>
        <w:t>不能</w:t>
      </w:r>
      <w:r w:rsidR="00781C55">
        <w:rPr>
          <w:rFonts w:ascii="Times New Roman" w:eastAsia="宋体" w:hAnsi="Times New Roman" w:cs="Times New Roman" w:hint="eastAsia"/>
          <w:kern w:val="0"/>
          <w:sz w:val="24"/>
          <w:szCs w:val="24"/>
        </w:rPr>
        <w:t>很好地预测创造力评估的得分，</w:t>
      </w:r>
      <w:r w:rsidR="002D5634">
        <w:rPr>
          <w:rFonts w:ascii="Times New Roman" w:eastAsia="宋体" w:hAnsi="Times New Roman" w:cs="Times New Roman" w:hint="eastAsia"/>
          <w:kern w:val="0"/>
          <w:sz w:val="24"/>
          <w:szCs w:val="24"/>
        </w:rPr>
        <w:t>不符合</w:t>
      </w:r>
      <w:r w:rsidR="004F6D98">
        <w:rPr>
          <w:rFonts w:ascii="Times New Roman" w:eastAsia="宋体" w:hAnsi="Times New Roman" w:cs="Times New Roman" w:hint="eastAsia"/>
          <w:kern w:val="0"/>
          <w:sz w:val="24"/>
          <w:szCs w:val="24"/>
        </w:rPr>
        <w:t>之前的预期。而在</w:t>
      </w:r>
      <w:r w:rsidR="004F6D98">
        <w:rPr>
          <w:rFonts w:ascii="Times New Roman" w:eastAsia="宋体" w:hAnsi="Times New Roman" w:cs="Times New Roman"/>
          <w:kern w:val="0"/>
          <w:sz w:val="24"/>
          <w:szCs w:val="24"/>
        </w:rPr>
        <w:t>3.1</w:t>
      </w:r>
      <w:r w:rsidR="004F6D98">
        <w:rPr>
          <w:rFonts w:ascii="Times New Roman" w:eastAsia="宋体" w:hAnsi="Times New Roman" w:cs="Times New Roman" w:hint="eastAsia"/>
          <w:kern w:val="0"/>
          <w:sz w:val="24"/>
          <w:szCs w:val="24"/>
        </w:rPr>
        <w:t>中对</w:t>
      </w:r>
      <w:r w:rsidR="00E225D1">
        <w:rPr>
          <w:rFonts w:ascii="Times New Roman" w:eastAsia="宋体" w:hAnsi="Times New Roman" w:cs="Times New Roman" w:hint="eastAsia"/>
          <w:kern w:val="0"/>
          <w:sz w:val="24"/>
          <w:szCs w:val="24"/>
        </w:rPr>
        <w:t>与事件分割产生的结构变量本身的分析</w:t>
      </w:r>
      <w:r w:rsidR="00315EF9">
        <w:rPr>
          <w:rFonts w:ascii="Times New Roman" w:eastAsia="宋体" w:hAnsi="Times New Roman" w:cs="Times New Roman" w:hint="eastAsia"/>
          <w:kern w:val="0"/>
          <w:sz w:val="24"/>
          <w:szCs w:val="24"/>
        </w:rPr>
        <w:t>告诉我们</w:t>
      </w:r>
      <w:r w:rsidR="004B5572">
        <w:rPr>
          <w:rFonts w:ascii="Times New Roman" w:eastAsia="宋体" w:hAnsi="Times New Roman" w:cs="Times New Roman" w:hint="eastAsia"/>
          <w:kern w:val="0"/>
          <w:sz w:val="24"/>
          <w:szCs w:val="24"/>
        </w:rPr>
        <w:t>被试对于</w:t>
      </w:r>
      <w:r w:rsidR="00956B01">
        <w:rPr>
          <w:rFonts w:ascii="Times New Roman" w:eastAsia="宋体" w:hAnsi="Times New Roman" w:cs="Times New Roman" w:hint="eastAsia"/>
          <w:kern w:val="0"/>
          <w:sz w:val="24"/>
          <w:szCs w:val="24"/>
        </w:rPr>
        <w:t>事件分割任务本身的</w:t>
      </w:r>
      <w:r w:rsidR="00C46E0F">
        <w:rPr>
          <w:rFonts w:ascii="Times New Roman" w:eastAsia="宋体" w:hAnsi="Times New Roman" w:cs="Times New Roman" w:hint="eastAsia"/>
          <w:kern w:val="0"/>
          <w:sz w:val="24"/>
          <w:szCs w:val="24"/>
        </w:rPr>
        <w:t>理解是较为一致的，且被试能较好地完成任务</w:t>
      </w:r>
      <w:r w:rsidR="009B2AD1">
        <w:rPr>
          <w:rFonts w:ascii="Times New Roman" w:eastAsia="宋体" w:hAnsi="Times New Roman" w:cs="Times New Roman" w:hint="eastAsia"/>
          <w:kern w:val="0"/>
          <w:sz w:val="24"/>
          <w:szCs w:val="24"/>
        </w:rPr>
        <w:t>。</w:t>
      </w:r>
      <w:r w:rsidR="00F64974">
        <w:rPr>
          <w:rFonts w:ascii="Times New Roman" w:eastAsia="宋体" w:hAnsi="Times New Roman" w:cs="Times New Roman" w:hint="eastAsia"/>
          <w:kern w:val="0"/>
          <w:sz w:val="24"/>
          <w:szCs w:val="24"/>
        </w:rPr>
        <w:t>为了</w:t>
      </w:r>
      <w:r w:rsidR="00DE29B0">
        <w:rPr>
          <w:rFonts w:ascii="Times New Roman" w:eastAsia="宋体" w:hAnsi="Times New Roman" w:cs="Times New Roman" w:hint="eastAsia"/>
          <w:kern w:val="0"/>
          <w:sz w:val="24"/>
          <w:szCs w:val="24"/>
        </w:rPr>
        <w:t>解释</w:t>
      </w:r>
      <w:r w:rsidR="00F64974">
        <w:rPr>
          <w:rFonts w:ascii="Times New Roman" w:eastAsia="宋体" w:hAnsi="Times New Roman" w:cs="Times New Roman" w:hint="eastAsia"/>
          <w:kern w:val="0"/>
          <w:sz w:val="24"/>
          <w:szCs w:val="24"/>
        </w:rPr>
        <w:t>为何事件分割的结构变量与</w:t>
      </w:r>
      <w:r w:rsidR="00DE29B0">
        <w:rPr>
          <w:rFonts w:ascii="Times New Roman" w:eastAsia="宋体" w:hAnsi="Times New Roman" w:cs="Times New Roman" w:hint="eastAsia"/>
          <w:kern w:val="0"/>
          <w:sz w:val="24"/>
          <w:szCs w:val="24"/>
        </w:rPr>
        <w:t>创造力评估得分的关系，</w:t>
      </w:r>
      <w:r w:rsidR="00CC6302">
        <w:rPr>
          <w:rFonts w:ascii="Times New Roman" w:eastAsia="宋体" w:hAnsi="Times New Roman" w:cs="Times New Roman" w:hint="eastAsia"/>
          <w:kern w:val="0"/>
          <w:sz w:val="24"/>
          <w:szCs w:val="24"/>
        </w:rPr>
        <w:t>我们</w:t>
      </w:r>
      <w:r w:rsidR="00B01261">
        <w:rPr>
          <w:rFonts w:ascii="Times New Roman" w:eastAsia="宋体" w:hAnsi="Times New Roman" w:cs="Times New Roman" w:hint="eastAsia"/>
          <w:kern w:val="0"/>
          <w:sz w:val="24"/>
          <w:szCs w:val="24"/>
        </w:rPr>
        <w:t>分析了</w:t>
      </w:r>
      <w:r w:rsidR="00791B63">
        <w:rPr>
          <w:rFonts w:ascii="Times New Roman" w:eastAsia="宋体" w:hAnsi="Times New Roman" w:cs="Times New Roman" w:hint="eastAsia"/>
          <w:kern w:val="0"/>
          <w:sz w:val="24"/>
          <w:szCs w:val="24"/>
        </w:rPr>
        <w:t>被试对</w:t>
      </w:r>
      <w:r w:rsidR="007F2637">
        <w:rPr>
          <w:rFonts w:ascii="Times New Roman" w:eastAsia="宋体" w:hAnsi="Times New Roman" w:cs="Times New Roman" w:hint="eastAsia"/>
          <w:kern w:val="0"/>
          <w:sz w:val="24"/>
          <w:szCs w:val="24"/>
        </w:rPr>
        <w:t>不同分割条件</w:t>
      </w:r>
      <w:r w:rsidR="00791B63">
        <w:rPr>
          <w:rFonts w:ascii="Times New Roman" w:eastAsia="宋体" w:hAnsi="Times New Roman" w:cs="Times New Roman" w:hint="eastAsia"/>
          <w:kern w:val="0"/>
          <w:sz w:val="24"/>
          <w:szCs w:val="24"/>
        </w:rPr>
        <w:t>下</w:t>
      </w:r>
      <w:r w:rsidR="007F2637">
        <w:rPr>
          <w:rFonts w:ascii="Times New Roman" w:eastAsia="宋体" w:hAnsi="Times New Roman" w:cs="Times New Roman" w:hint="eastAsia"/>
          <w:kern w:val="0"/>
          <w:sz w:val="24"/>
          <w:szCs w:val="24"/>
        </w:rPr>
        <w:t>、不同关卡、不同</w:t>
      </w:r>
      <w:del w:id="741" w:author="JiangLinfeng" w:date="2023-10-20T15:53:00Z">
        <w:r w:rsidR="00791B63" w:rsidDel="00387C34">
          <w:rPr>
            <w:rFonts w:ascii="Times New Roman" w:eastAsia="宋体" w:hAnsi="Times New Roman" w:cs="Times New Roman" w:hint="eastAsia"/>
            <w:kern w:val="0"/>
            <w:sz w:val="24"/>
            <w:szCs w:val="24"/>
          </w:rPr>
          <w:delText>存留水平</w:delText>
        </w:r>
      </w:del>
      <w:ins w:id="742" w:author="JiangLinfeng" w:date="2023-10-20T15:53:00Z">
        <w:r w:rsidR="00387C34">
          <w:rPr>
            <w:rFonts w:ascii="Times New Roman" w:eastAsia="宋体" w:hAnsi="Times New Roman" w:cs="Times New Roman" w:hint="eastAsia"/>
            <w:kern w:val="0"/>
            <w:sz w:val="24"/>
            <w:szCs w:val="24"/>
          </w:rPr>
          <w:t>相对保守程度</w:t>
        </w:r>
      </w:ins>
      <w:r w:rsidR="00791B63">
        <w:rPr>
          <w:rFonts w:ascii="Times New Roman" w:eastAsia="宋体" w:hAnsi="Times New Roman" w:cs="Times New Roman" w:hint="eastAsia"/>
          <w:kern w:val="0"/>
          <w:sz w:val="24"/>
          <w:szCs w:val="24"/>
        </w:rPr>
        <w:t>的</w:t>
      </w:r>
      <w:r w:rsidR="00DF105E">
        <w:rPr>
          <w:rFonts w:ascii="Times New Roman" w:eastAsia="宋体" w:hAnsi="Times New Roman" w:cs="Times New Roman" w:hint="eastAsia"/>
          <w:kern w:val="0"/>
          <w:sz w:val="24"/>
          <w:szCs w:val="24"/>
        </w:rPr>
        <w:t>事件分割点的分布，并对其密度分布进行了高斯拟合，</w:t>
      </w:r>
      <w:proofErr w:type="gramStart"/>
      <w:r w:rsidR="00506BC4">
        <w:rPr>
          <w:rFonts w:ascii="Times New Roman" w:eastAsia="宋体" w:hAnsi="Times New Roman" w:cs="Times New Roman" w:hint="eastAsia"/>
          <w:kern w:val="0"/>
          <w:sz w:val="24"/>
          <w:szCs w:val="24"/>
        </w:rPr>
        <w:t>粗</w:t>
      </w:r>
      <w:r w:rsidR="008B4C1E">
        <w:rPr>
          <w:rFonts w:ascii="Times New Roman" w:eastAsia="宋体" w:hAnsi="Times New Roman" w:cs="Times New Roman" w:hint="eastAsia"/>
          <w:kern w:val="0"/>
          <w:sz w:val="24"/>
          <w:szCs w:val="24"/>
        </w:rPr>
        <w:t>事件</w:t>
      </w:r>
      <w:proofErr w:type="gramEnd"/>
      <w:r w:rsidR="00506BC4">
        <w:rPr>
          <w:rFonts w:ascii="Times New Roman" w:eastAsia="宋体" w:hAnsi="Times New Roman" w:cs="Times New Roman" w:hint="eastAsia"/>
          <w:kern w:val="0"/>
          <w:sz w:val="24"/>
          <w:szCs w:val="24"/>
        </w:rPr>
        <w:t>分割条件下拟合的</w:t>
      </w:r>
      <w:r w:rsidR="00DF105E">
        <w:rPr>
          <w:rFonts w:ascii="Times New Roman" w:eastAsia="宋体" w:hAnsi="Times New Roman" w:cs="Times New Roman" w:hint="eastAsia"/>
          <w:kern w:val="0"/>
          <w:sz w:val="24"/>
          <w:szCs w:val="24"/>
        </w:rPr>
        <w:t>结果如图</w:t>
      </w:r>
      <w:r w:rsidR="00DF105E">
        <w:rPr>
          <w:rFonts w:ascii="Times New Roman" w:eastAsia="宋体" w:hAnsi="Times New Roman" w:cs="Times New Roman" w:hint="eastAsia"/>
          <w:kern w:val="0"/>
          <w:sz w:val="24"/>
          <w:szCs w:val="24"/>
        </w:rPr>
        <w:t>1</w:t>
      </w:r>
      <w:ins w:id="743" w:author="JiangLinfeng" w:date="2023-10-20T19:51:00Z">
        <w:r w:rsidR="00A314E4">
          <w:rPr>
            <w:rFonts w:ascii="Times New Roman" w:eastAsia="宋体" w:hAnsi="Times New Roman" w:cs="Times New Roman"/>
            <w:kern w:val="0"/>
            <w:sz w:val="24"/>
            <w:szCs w:val="24"/>
          </w:rPr>
          <w:t>9</w:t>
        </w:r>
      </w:ins>
      <w:del w:id="744" w:author="JiangLinfeng" w:date="2023-10-20T19:51:00Z">
        <w:r w:rsidR="00DF105E" w:rsidDel="00A314E4">
          <w:rPr>
            <w:rFonts w:ascii="Times New Roman" w:eastAsia="宋体" w:hAnsi="Times New Roman" w:cs="Times New Roman"/>
            <w:kern w:val="0"/>
            <w:sz w:val="24"/>
            <w:szCs w:val="24"/>
          </w:rPr>
          <w:delText>8</w:delText>
        </w:r>
      </w:del>
      <w:r w:rsidR="00DF105E">
        <w:rPr>
          <w:rFonts w:ascii="Times New Roman" w:eastAsia="宋体" w:hAnsi="Times New Roman" w:cs="Times New Roman" w:hint="eastAsia"/>
          <w:kern w:val="0"/>
          <w:sz w:val="24"/>
          <w:szCs w:val="24"/>
        </w:rPr>
        <w:t>至图</w:t>
      </w:r>
      <w:r w:rsidR="00DF105E">
        <w:rPr>
          <w:rFonts w:ascii="Times New Roman" w:eastAsia="宋体" w:hAnsi="Times New Roman" w:cs="Times New Roman" w:hint="eastAsia"/>
          <w:kern w:val="0"/>
          <w:sz w:val="24"/>
          <w:szCs w:val="24"/>
        </w:rPr>
        <w:t>2</w:t>
      </w:r>
      <w:ins w:id="745" w:author="JiangLinfeng" w:date="2023-10-20T19:51:00Z">
        <w:r w:rsidR="00A314E4">
          <w:rPr>
            <w:rFonts w:ascii="Times New Roman" w:eastAsia="宋体" w:hAnsi="Times New Roman" w:cs="Times New Roman"/>
            <w:kern w:val="0"/>
            <w:sz w:val="24"/>
            <w:szCs w:val="24"/>
          </w:rPr>
          <w:t>3</w:t>
        </w:r>
      </w:ins>
      <w:del w:id="746" w:author="JiangLinfeng" w:date="2023-10-20T19:51:00Z">
        <w:r w:rsidR="00DF105E" w:rsidDel="00A314E4">
          <w:rPr>
            <w:rFonts w:ascii="Times New Roman" w:eastAsia="宋体" w:hAnsi="Times New Roman" w:cs="Times New Roman"/>
            <w:kern w:val="0"/>
            <w:sz w:val="24"/>
            <w:szCs w:val="24"/>
          </w:rPr>
          <w:delText>2</w:delText>
        </w:r>
      </w:del>
      <w:r w:rsidR="00DF105E">
        <w:rPr>
          <w:rFonts w:ascii="Times New Roman" w:eastAsia="宋体" w:hAnsi="Times New Roman" w:cs="Times New Roman" w:hint="eastAsia"/>
          <w:kern w:val="0"/>
          <w:sz w:val="24"/>
          <w:szCs w:val="24"/>
        </w:rPr>
        <w:t>所示</w:t>
      </w:r>
      <w:r w:rsidR="001455E8">
        <w:rPr>
          <w:rFonts w:ascii="Times New Roman" w:eastAsia="宋体" w:hAnsi="Times New Roman" w:cs="Times New Roman" w:hint="eastAsia"/>
          <w:kern w:val="0"/>
          <w:sz w:val="24"/>
          <w:szCs w:val="24"/>
        </w:rPr>
        <w:t>(</w:t>
      </w:r>
      <w:proofErr w:type="gramStart"/>
      <w:r w:rsidR="008B4C1E">
        <w:rPr>
          <w:rFonts w:ascii="Times New Roman" w:eastAsia="宋体" w:hAnsi="Times New Roman" w:cs="Times New Roman" w:hint="eastAsia"/>
          <w:kern w:val="0"/>
          <w:sz w:val="24"/>
          <w:szCs w:val="24"/>
        </w:rPr>
        <w:t>细事件</w:t>
      </w:r>
      <w:proofErr w:type="gramEnd"/>
      <w:r w:rsidR="008B4C1E">
        <w:rPr>
          <w:rFonts w:ascii="Times New Roman" w:eastAsia="宋体" w:hAnsi="Times New Roman" w:cs="Times New Roman" w:hint="eastAsia"/>
          <w:kern w:val="0"/>
          <w:sz w:val="24"/>
          <w:szCs w:val="24"/>
        </w:rPr>
        <w:t>分割条件下的结果见附录</w:t>
      </w:r>
      <w:r w:rsidR="0070271E">
        <w:rPr>
          <w:rFonts w:ascii="Times New Roman" w:eastAsia="宋体" w:hAnsi="Times New Roman" w:cs="Times New Roman" w:hint="eastAsia"/>
          <w:kern w:val="0"/>
          <w:sz w:val="24"/>
          <w:szCs w:val="24"/>
        </w:rPr>
        <w:t>3</w:t>
      </w:r>
      <w:r w:rsidR="001455E8">
        <w:rPr>
          <w:rFonts w:ascii="Times New Roman" w:eastAsia="宋体" w:hAnsi="Times New Roman" w:cs="Times New Roman"/>
          <w:kern w:val="0"/>
          <w:sz w:val="24"/>
          <w:szCs w:val="24"/>
        </w:rPr>
        <w:t>)</w:t>
      </w:r>
      <w:r w:rsidR="001455E8">
        <w:rPr>
          <w:rFonts w:ascii="Times New Roman" w:eastAsia="宋体" w:hAnsi="Times New Roman" w:cs="Times New Roman" w:hint="eastAsia"/>
          <w:kern w:val="0"/>
          <w:sz w:val="24"/>
          <w:szCs w:val="24"/>
        </w:rPr>
        <w:t>。</w:t>
      </w:r>
    </w:p>
    <w:p w14:paraId="45DAD818" w14:textId="5D1A0C16" w:rsidR="00531EF1" w:rsidRDefault="00B86AA7" w:rsidP="004D562F">
      <w:pPr>
        <w:spacing w:line="288" w:lineRule="auto"/>
        <w:ind w:firstLineChars="200" w:firstLine="320"/>
        <w:jc w:val="center"/>
        <w:rPr>
          <w:rFonts w:ascii="Times New Roman" w:eastAsia="宋体" w:hAnsi="Times New Roman" w:cs="Times New Roman"/>
          <w:kern w:val="0"/>
          <w:sz w:val="24"/>
          <w:szCs w:val="24"/>
        </w:rPr>
      </w:pPr>
      <w:r>
        <w:rPr>
          <w:noProof/>
          <w:sz w:val="16"/>
          <w:szCs w:val="16"/>
        </w:rPr>
        <w:drawing>
          <wp:inline distT="0" distB="0" distL="0" distR="0" wp14:anchorId="4B4E9696" wp14:editId="00EA8A74">
            <wp:extent cx="3839692" cy="2880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commentRangeStart w:id="747"/>
      <w:commentRangeEnd w:id="747"/>
      <w:r w:rsidR="00624BA7">
        <w:rPr>
          <w:rStyle w:val="aa"/>
        </w:rPr>
        <w:commentReference w:id="747"/>
      </w:r>
    </w:p>
    <w:p w14:paraId="763AE2ED" w14:textId="15AA10A3" w:rsidR="00965929" w:rsidRDefault="00965929" w:rsidP="004D562F">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1</w:t>
      </w:r>
      <w:ins w:id="748" w:author="JiangLinfeng" w:date="2023-10-20T19:50:00Z">
        <w:r w:rsidR="00A314E4">
          <w:rPr>
            <w:rFonts w:ascii="Times New Roman" w:eastAsia="宋体" w:hAnsi="Times New Roman" w:cs="Times New Roman"/>
            <w:kern w:val="0"/>
            <w:sz w:val="24"/>
            <w:szCs w:val="24"/>
          </w:rPr>
          <w:t>9</w:t>
        </w:r>
      </w:ins>
      <w:del w:id="749" w:author="JiangLinfeng" w:date="2023-10-20T19:50:00Z">
        <w:r w:rsidDel="00A314E4">
          <w:rPr>
            <w:rFonts w:ascii="Times New Roman" w:eastAsia="宋体" w:hAnsi="Times New Roman" w:cs="Times New Roman"/>
            <w:kern w:val="0"/>
            <w:sz w:val="24"/>
            <w:szCs w:val="24"/>
          </w:rPr>
          <w:delText>8</w:delText>
        </w:r>
      </w:del>
      <w:r>
        <w:rPr>
          <w:rFonts w:ascii="Times New Roman" w:eastAsia="宋体" w:hAnsi="Times New Roman" w:cs="Times New Roman"/>
          <w:kern w:val="0"/>
          <w:sz w:val="24"/>
          <w:szCs w:val="24"/>
        </w:rPr>
        <w:t xml:space="preserve"> </w:t>
      </w:r>
      <w:r w:rsidR="00FC0D84">
        <w:rPr>
          <w:rFonts w:ascii="Times New Roman" w:eastAsia="宋体" w:hAnsi="Times New Roman" w:cs="Times New Roman" w:hint="eastAsia"/>
          <w:kern w:val="0"/>
          <w:sz w:val="24"/>
          <w:szCs w:val="24"/>
        </w:rPr>
        <w:t>第一关中</w:t>
      </w:r>
      <w:r w:rsidR="001540F7">
        <w:rPr>
          <w:rFonts w:ascii="Times New Roman" w:eastAsia="宋体" w:hAnsi="Times New Roman" w:cs="Times New Roman" w:hint="eastAsia"/>
          <w:kern w:val="0"/>
          <w:sz w:val="24"/>
          <w:szCs w:val="24"/>
        </w:rPr>
        <w:t>被试事件分割</w:t>
      </w:r>
      <w:r w:rsidR="00DF67D7">
        <w:rPr>
          <w:rFonts w:ascii="Times New Roman" w:eastAsia="宋体" w:hAnsi="Times New Roman" w:cs="Times New Roman" w:hint="eastAsia"/>
          <w:kern w:val="0"/>
          <w:sz w:val="24"/>
          <w:szCs w:val="24"/>
        </w:rPr>
        <w:t>时间点</w:t>
      </w:r>
      <w:r w:rsidR="00257DB2">
        <w:rPr>
          <w:rFonts w:ascii="Times New Roman" w:eastAsia="宋体" w:hAnsi="Times New Roman" w:cs="Times New Roman" w:hint="eastAsia"/>
          <w:kern w:val="0"/>
          <w:sz w:val="24"/>
          <w:szCs w:val="24"/>
        </w:rPr>
        <w:t>密度图</w:t>
      </w:r>
    </w:p>
    <w:p w14:paraId="24CAA14F" w14:textId="2457BFD6" w:rsidR="00D877F5" w:rsidRDefault="00C13530"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del w:id="750" w:author="JiangLinfeng" w:date="2023-10-20T15:53:00Z">
        <w:r w:rsidR="000447C2" w:rsidDel="00387C34">
          <w:rPr>
            <w:rFonts w:ascii="Times New Roman" w:eastAsia="宋体" w:hAnsi="Times New Roman" w:cs="Times New Roman" w:hint="eastAsia"/>
            <w:kern w:val="0"/>
            <w:szCs w:val="21"/>
          </w:rPr>
          <w:delText>存留水平</w:delText>
        </w:r>
      </w:del>
      <w:ins w:id="751" w:author="JiangLinfeng" w:date="2023-10-20T15:53:00Z">
        <w:r w:rsidR="00387C34">
          <w:rPr>
            <w:rFonts w:ascii="Times New Roman" w:eastAsia="宋体" w:hAnsi="Times New Roman" w:cs="Times New Roman" w:hint="eastAsia"/>
            <w:kern w:val="0"/>
            <w:szCs w:val="21"/>
          </w:rPr>
          <w:t>相对保守程度</w:t>
        </w:r>
      </w:ins>
      <w:r w:rsidR="000447C2">
        <w:rPr>
          <w:rFonts w:ascii="Times New Roman" w:eastAsia="宋体" w:hAnsi="Times New Roman" w:cs="Times New Roman" w:hint="eastAsia"/>
          <w:kern w:val="0"/>
          <w:szCs w:val="21"/>
        </w:rPr>
        <w:t>低</w:t>
      </w:r>
      <w:r w:rsidR="000447C2">
        <w:rPr>
          <w:rFonts w:ascii="Times New Roman" w:eastAsia="宋体" w:hAnsi="Times New Roman" w:cs="Times New Roman" w:hint="eastAsia"/>
          <w:kern w:val="0"/>
          <w:szCs w:val="21"/>
        </w:rPr>
        <w:t>/</w:t>
      </w:r>
      <w:r w:rsidR="000447C2">
        <w:rPr>
          <w:rFonts w:ascii="Times New Roman" w:eastAsia="宋体" w:hAnsi="Times New Roman" w:cs="Times New Roman" w:hint="eastAsia"/>
          <w:kern w:val="0"/>
          <w:szCs w:val="21"/>
        </w:rPr>
        <w:t>中</w:t>
      </w:r>
      <w:r w:rsidR="000447C2">
        <w:rPr>
          <w:rFonts w:ascii="Times New Roman" w:eastAsia="宋体" w:hAnsi="Times New Roman" w:cs="Times New Roman" w:hint="eastAsia"/>
          <w:kern w:val="0"/>
          <w:szCs w:val="21"/>
        </w:rPr>
        <w:t>/</w:t>
      </w:r>
      <w:r w:rsidR="000447C2">
        <w:rPr>
          <w:rFonts w:ascii="Times New Roman" w:eastAsia="宋体" w:hAnsi="Times New Roman" w:cs="Times New Roman" w:hint="eastAsia"/>
          <w:kern w:val="0"/>
          <w:szCs w:val="21"/>
        </w:rPr>
        <w:t>高</w:t>
      </w:r>
      <w:r w:rsidR="00F871D1">
        <w:rPr>
          <w:rFonts w:ascii="Times New Roman" w:eastAsia="宋体" w:hAnsi="Times New Roman" w:cs="Times New Roman" w:hint="eastAsia"/>
          <w:kern w:val="0"/>
          <w:szCs w:val="21"/>
        </w:rPr>
        <w:t>；</w:t>
      </w:r>
    </w:p>
    <w:p w14:paraId="515A628E" w14:textId="63D7ABE1" w:rsidR="00C13530" w:rsidRDefault="00F871D1"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lastRenderedPageBreak/>
        <w:t>ii</w:t>
      </w:r>
      <w:r>
        <w:rPr>
          <w:rFonts w:ascii="Times New Roman" w:eastAsia="宋体" w:hAnsi="Times New Roman" w:cs="Times New Roman"/>
          <w:kern w:val="0"/>
          <w:szCs w:val="21"/>
        </w:rPr>
        <w:t xml:space="preserve">) </w:t>
      </w:r>
      <w:r w:rsidR="00EB5777">
        <w:rPr>
          <w:rFonts w:ascii="Times New Roman" w:eastAsia="宋体" w:hAnsi="Times New Roman" w:cs="Times New Roman" w:hint="eastAsia"/>
          <w:kern w:val="0"/>
          <w:szCs w:val="21"/>
        </w:rPr>
        <w:t>a</w:t>
      </w:r>
      <w:r w:rsidR="00EB5777">
        <w:rPr>
          <w:rFonts w:ascii="Times New Roman" w:eastAsia="宋体" w:hAnsi="Times New Roman" w:cs="Times New Roman"/>
          <w:kern w:val="0"/>
          <w:szCs w:val="21"/>
        </w:rPr>
        <w:t>/b/</w:t>
      </w:r>
      <w:r w:rsidR="00EB5777">
        <w:rPr>
          <w:rFonts w:ascii="Times New Roman" w:eastAsia="宋体" w:hAnsi="Times New Roman" w:cs="Times New Roman" w:hint="eastAsia"/>
          <w:kern w:val="0"/>
          <w:szCs w:val="21"/>
        </w:rPr>
        <w:t>c</w:t>
      </w:r>
      <w:r w:rsidR="00EB5777">
        <w:rPr>
          <w:rFonts w:ascii="Times New Roman" w:eastAsia="宋体" w:hAnsi="Times New Roman" w:cs="Times New Roman" w:hint="eastAsia"/>
          <w:kern w:val="0"/>
          <w:szCs w:val="21"/>
        </w:rPr>
        <w:t>三图中的</w:t>
      </w:r>
      <w:r w:rsidR="00D877F5">
        <w:rPr>
          <w:rFonts w:ascii="Times New Roman" w:eastAsia="宋体" w:hAnsi="Times New Roman" w:cs="Times New Roman" w:hint="eastAsia"/>
          <w:kern w:val="0"/>
          <w:szCs w:val="21"/>
        </w:rPr>
        <w:t>竖直</w:t>
      </w:r>
      <w:r w:rsidR="00EB5777">
        <w:rPr>
          <w:rFonts w:ascii="Times New Roman" w:eastAsia="宋体" w:hAnsi="Times New Roman" w:cs="Times New Roman" w:hint="eastAsia"/>
          <w:kern w:val="0"/>
          <w:szCs w:val="21"/>
        </w:rPr>
        <w:t>虚线为</w:t>
      </w:r>
      <w:r w:rsidR="00D877F5">
        <w:rPr>
          <w:rFonts w:ascii="Times New Roman" w:eastAsia="宋体" w:hAnsi="Times New Roman" w:cs="Times New Roman" w:hint="eastAsia"/>
          <w:kern w:val="0"/>
          <w:szCs w:val="21"/>
        </w:rPr>
        <w:t>高斯拟合曲线的峰值所在位置，数字为对应的时间</w:t>
      </w:r>
    </w:p>
    <w:p w14:paraId="63E9C269" w14:textId="60A8DCAF" w:rsidR="00FC4410" w:rsidRPr="00C13530" w:rsidRDefault="00FC4410"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w:t>
      </w:r>
      <w:r w:rsidR="0050098D">
        <w:rPr>
          <w:rFonts w:ascii="Times New Roman" w:eastAsia="宋体" w:hAnsi="Times New Roman" w:cs="Times New Roman"/>
          <w:kern w:val="0"/>
          <w:szCs w:val="21"/>
        </w:rPr>
        <w:t xml:space="preserve"> d</w:t>
      </w:r>
      <w:r w:rsidR="0050098D">
        <w:rPr>
          <w:rFonts w:ascii="Times New Roman" w:eastAsia="宋体" w:hAnsi="Times New Roman" w:cs="Times New Roman" w:hint="eastAsia"/>
          <w:kern w:val="0"/>
          <w:szCs w:val="21"/>
        </w:rPr>
        <w:t>图</w:t>
      </w:r>
      <w:r w:rsidR="00496F8B">
        <w:rPr>
          <w:rFonts w:ascii="Times New Roman" w:eastAsia="宋体" w:hAnsi="Times New Roman" w:cs="Times New Roman" w:hint="eastAsia"/>
          <w:kern w:val="0"/>
          <w:szCs w:val="21"/>
        </w:rPr>
        <w:t>为</w:t>
      </w:r>
      <w:r w:rsidR="003C4879">
        <w:rPr>
          <w:rFonts w:ascii="Times New Roman" w:eastAsia="宋体" w:hAnsi="Times New Roman" w:cs="Times New Roman" w:hint="eastAsia"/>
          <w:kern w:val="0"/>
          <w:szCs w:val="21"/>
        </w:rPr>
        <w:t>该关卡的</w:t>
      </w:r>
      <w:r w:rsidR="00E773DB">
        <w:rPr>
          <w:rFonts w:ascii="Times New Roman" w:eastAsia="宋体" w:hAnsi="Times New Roman" w:cs="Times New Roman" w:hint="eastAsia"/>
          <w:kern w:val="0"/>
          <w:szCs w:val="21"/>
        </w:rPr>
        <w:t>开始状态</w:t>
      </w:r>
      <w:r w:rsidR="0050098D">
        <w:rPr>
          <w:rFonts w:ascii="Times New Roman" w:eastAsia="宋体" w:hAnsi="Times New Roman" w:cs="Times New Roman"/>
          <w:kern w:val="0"/>
          <w:szCs w:val="21"/>
        </w:rPr>
        <w:t xml:space="preserve"> </w:t>
      </w:r>
    </w:p>
    <w:p w14:paraId="27AA23BC" w14:textId="0FBBEBBD" w:rsidR="00950409" w:rsidRDefault="00B86AA7"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374F6224" wp14:editId="5C5718B8">
            <wp:extent cx="3839692" cy="28800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570D6E92" w14:textId="1B95F3E8" w:rsidR="00A80438" w:rsidRDefault="00A80438"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ins w:id="752" w:author="JiangLinfeng" w:date="2023-10-20T19:50:00Z">
        <w:r w:rsidR="00A314E4">
          <w:rPr>
            <w:rFonts w:ascii="Times New Roman" w:eastAsia="宋体" w:hAnsi="Times New Roman" w:cs="Times New Roman"/>
            <w:kern w:val="0"/>
            <w:sz w:val="24"/>
            <w:szCs w:val="24"/>
          </w:rPr>
          <w:t>20</w:t>
        </w:r>
      </w:ins>
      <w:del w:id="753" w:author="JiangLinfeng" w:date="2023-10-20T19:50:00Z">
        <w:r w:rsidDel="00A314E4">
          <w:rPr>
            <w:rFonts w:ascii="Times New Roman" w:eastAsia="宋体" w:hAnsi="Times New Roman" w:cs="Times New Roman" w:hint="eastAsia"/>
            <w:kern w:val="0"/>
            <w:sz w:val="24"/>
            <w:szCs w:val="24"/>
          </w:rPr>
          <w:delText>1</w:delText>
        </w:r>
        <w:r w:rsidR="00293ACA" w:rsidDel="00A314E4">
          <w:rPr>
            <w:rFonts w:ascii="Times New Roman" w:eastAsia="宋体" w:hAnsi="Times New Roman" w:cs="Times New Roman"/>
            <w:kern w:val="0"/>
            <w:sz w:val="24"/>
            <w:szCs w:val="24"/>
          </w:rPr>
          <w:delText>9</w:delText>
        </w:r>
      </w:del>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w:t>
      </w:r>
      <w:r w:rsidR="00293ACA">
        <w:rPr>
          <w:rFonts w:ascii="Times New Roman" w:eastAsia="宋体" w:hAnsi="Times New Roman" w:cs="Times New Roman" w:hint="eastAsia"/>
          <w:kern w:val="0"/>
          <w:sz w:val="24"/>
          <w:szCs w:val="24"/>
        </w:rPr>
        <w:t>二</w:t>
      </w:r>
      <w:r>
        <w:rPr>
          <w:rFonts w:ascii="Times New Roman" w:eastAsia="宋体" w:hAnsi="Times New Roman" w:cs="Times New Roman" w:hint="eastAsia"/>
          <w:kern w:val="0"/>
          <w:sz w:val="24"/>
          <w:szCs w:val="24"/>
        </w:rPr>
        <w:t>关中被试事件分割时间点密度图</w:t>
      </w:r>
    </w:p>
    <w:p w14:paraId="3957A8F0" w14:textId="55673BFF" w:rsidR="00A80438"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del w:id="754" w:author="JiangLinfeng" w:date="2023-10-20T15:53:00Z">
        <w:r w:rsidDel="00387C34">
          <w:rPr>
            <w:rFonts w:ascii="Times New Roman" w:eastAsia="宋体" w:hAnsi="Times New Roman" w:cs="Times New Roman" w:hint="eastAsia"/>
            <w:kern w:val="0"/>
            <w:szCs w:val="21"/>
          </w:rPr>
          <w:delText>存留水平</w:delText>
        </w:r>
      </w:del>
      <w:ins w:id="755" w:author="JiangLinfeng" w:date="2023-10-20T15:53:00Z">
        <w:r w:rsidR="00387C34">
          <w:rPr>
            <w:rFonts w:ascii="Times New Roman" w:eastAsia="宋体" w:hAnsi="Times New Roman" w:cs="Times New Roman" w:hint="eastAsia"/>
            <w:kern w:val="0"/>
            <w:szCs w:val="21"/>
          </w:rPr>
          <w:t>相对保守程度</w:t>
        </w:r>
      </w:ins>
      <w:r>
        <w:rPr>
          <w:rFonts w:ascii="Times New Roman" w:eastAsia="宋体" w:hAnsi="Times New Roman" w:cs="Times New Roman" w:hint="eastAsia"/>
          <w:kern w:val="0"/>
          <w:szCs w:val="21"/>
        </w:rPr>
        <w:t>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72F8C71E" w14:textId="77777777" w:rsidR="00A80438"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4CFBB220" w14:textId="77777777" w:rsidR="00A80438" w:rsidRPr="00C13530"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2FCC98C4" w14:textId="2605C3DF" w:rsidR="00A80438" w:rsidRDefault="00B86AA7"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46380B84" wp14:editId="5F6A526B">
            <wp:extent cx="3839692" cy="28800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0D3803E" w14:textId="62BADF0D" w:rsidR="00FF75DC" w:rsidRDefault="00FF75DC" w:rsidP="00FF75DC">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2</w:t>
      </w:r>
      <w:ins w:id="756" w:author="JiangLinfeng" w:date="2023-10-20T19:50:00Z">
        <w:r w:rsidR="00A314E4">
          <w:rPr>
            <w:rFonts w:ascii="Times New Roman" w:eastAsia="宋体" w:hAnsi="Times New Roman" w:cs="Times New Roman"/>
            <w:kern w:val="0"/>
            <w:sz w:val="24"/>
            <w:szCs w:val="24"/>
          </w:rPr>
          <w:t>1</w:t>
        </w:r>
      </w:ins>
      <w:del w:id="757" w:author="JiangLinfeng" w:date="2023-10-20T19:50:00Z">
        <w:r w:rsidDel="00A314E4">
          <w:rPr>
            <w:rFonts w:ascii="Times New Roman" w:eastAsia="宋体" w:hAnsi="Times New Roman" w:cs="Times New Roman"/>
            <w:kern w:val="0"/>
            <w:sz w:val="24"/>
            <w:szCs w:val="24"/>
          </w:rPr>
          <w:delText>0</w:delText>
        </w:r>
      </w:del>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第三关中被试事件分割时间点密度图</w:t>
      </w:r>
    </w:p>
    <w:p w14:paraId="3CEB86FE" w14:textId="74759BDF" w:rsidR="00FF75DC"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del w:id="758" w:author="JiangLinfeng" w:date="2023-10-20T15:53:00Z">
        <w:r w:rsidDel="00387C34">
          <w:rPr>
            <w:rFonts w:ascii="Times New Roman" w:eastAsia="宋体" w:hAnsi="Times New Roman" w:cs="Times New Roman" w:hint="eastAsia"/>
            <w:kern w:val="0"/>
            <w:szCs w:val="21"/>
          </w:rPr>
          <w:delText>存留水平</w:delText>
        </w:r>
      </w:del>
      <w:ins w:id="759" w:author="JiangLinfeng" w:date="2023-10-20T15:53:00Z">
        <w:r w:rsidR="00387C34">
          <w:rPr>
            <w:rFonts w:ascii="Times New Roman" w:eastAsia="宋体" w:hAnsi="Times New Roman" w:cs="Times New Roman" w:hint="eastAsia"/>
            <w:kern w:val="0"/>
            <w:szCs w:val="21"/>
          </w:rPr>
          <w:t>相对保守程度</w:t>
        </w:r>
      </w:ins>
      <w:r>
        <w:rPr>
          <w:rFonts w:ascii="Times New Roman" w:eastAsia="宋体" w:hAnsi="Times New Roman" w:cs="Times New Roman" w:hint="eastAsia"/>
          <w:kern w:val="0"/>
          <w:szCs w:val="21"/>
        </w:rPr>
        <w:t>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32A68827" w14:textId="77777777" w:rsidR="00FF75DC"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39C21DC1" w14:textId="77777777" w:rsidR="00FF75DC" w:rsidRPr="00C13530"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1AEDD365" w14:textId="384EFF22" w:rsidR="00FF75DC" w:rsidRDefault="00B86AA7"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499E8AED" wp14:editId="1D654F2A">
            <wp:extent cx="3839692" cy="28800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0645C0C8" w14:textId="360BD269" w:rsidR="00AF1AFC" w:rsidRDefault="00AF1AFC" w:rsidP="00AF1AFC">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sidR="00D06D78">
        <w:rPr>
          <w:rFonts w:ascii="Times New Roman" w:eastAsia="宋体" w:hAnsi="Times New Roman" w:cs="Times New Roman" w:hint="eastAsia"/>
          <w:kern w:val="0"/>
          <w:sz w:val="24"/>
          <w:szCs w:val="24"/>
        </w:rPr>
        <w:t>2</w:t>
      </w:r>
      <w:ins w:id="760" w:author="JiangLinfeng" w:date="2023-10-20T19:50:00Z">
        <w:r w:rsidR="00A314E4">
          <w:rPr>
            <w:rFonts w:ascii="Times New Roman" w:eastAsia="宋体" w:hAnsi="Times New Roman" w:cs="Times New Roman"/>
            <w:kern w:val="0"/>
            <w:sz w:val="24"/>
            <w:szCs w:val="24"/>
          </w:rPr>
          <w:t>2</w:t>
        </w:r>
      </w:ins>
      <w:del w:id="761" w:author="JiangLinfeng" w:date="2023-10-20T19:50:00Z">
        <w:r w:rsidR="00D06D78" w:rsidDel="00A314E4">
          <w:rPr>
            <w:rFonts w:ascii="Times New Roman" w:eastAsia="宋体" w:hAnsi="Times New Roman" w:cs="Times New Roman"/>
            <w:kern w:val="0"/>
            <w:sz w:val="24"/>
            <w:szCs w:val="24"/>
          </w:rPr>
          <w:delText>1</w:delText>
        </w:r>
      </w:del>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w:t>
      </w:r>
      <w:r w:rsidR="00D06D78">
        <w:rPr>
          <w:rFonts w:ascii="Times New Roman" w:eastAsia="宋体" w:hAnsi="Times New Roman" w:cs="Times New Roman" w:hint="eastAsia"/>
          <w:kern w:val="0"/>
          <w:sz w:val="24"/>
          <w:szCs w:val="24"/>
        </w:rPr>
        <w:t>四</w:t>
      </w:r>
      <w:r>
        <w:rPr>
          <w:rFonts w:ascii="Times New Roman" w:eastAsia="宋体" w:hAnsi="Times New Roman" w:cs="Times New Roman" w:hint="eastAsia"/>
          <w:kern w:val="0"/>
          <w:sz w:val="24"/>
          <w:szCs w:val="24"/>
        </w:rPr>
        <w:t>关中被试事件分割时间点密度图</w:t>
      </w:r>
    </w:p>
    <w:p w14:paraId="3D0176EC" w14:textId="5EE9ABFA"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del w:id="762" w:author="JiangLinfeng" w:date="2023-10-20T15:53:00Z">
        <w:r w:rsidDel="00387C34">
          <w:rPr>
            <w:rFonts w:ascii="Times New Roman" w:eastAsia="宋体" w:hAnsi="Times New Roman" w:cs="Times New Roman" w:hint="eastAsia"/>
            <w:kern w:val="0"/>
            <w:szCs w:val="21"/>
          </w:rPr>
          <w:delText>存留水平</w:delText>
        </w:r>
      </w:del>
      <w:ins w:id="763" w:author="JiangLinfeng" w:date="2023-10-20T15:53:00Z">
        <w:r w:rsidR="00387C34">
          <w:rPr>
            <w:rFonts w:ascii="Times New Roman" w:eastAsia="宋体" w:hAnsi="Times New Roman" w:cs="Times New Roman" w:hint="eastAsia"/>
            <w:kern w:val="0"/>
            <w:szCs w:val="21"/>
          </w:rPr>
          <w:t>相对保守程度</w:t>
        </w:r>
      </w:ins>
      <w:r>
        <w:rPr>
          <w:rFonts w:ascii="Times New Roman" w:eastAsia="宋体" w:hAnsi="Times New Roman" w:cs="Times New Roman" w:hint="eastAsia"/>
          <w:kern w:val="0"/>
          <w:szCs w:val="21"/>
        </w:rPr>
        <w:t>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7C3C1366" w14:textId="7777777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27C11DD4" w14:textId="5149AA1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120F04FB" w14:textId="32FE1D40" w:rsidR="005143EE" w:rsidRPr="00C13530" w:rsidRDefault="00B86AA7"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noProof/>
          <w:kern w:val="0"/>
          <w:szCs w:val="21"/>
        </w:rPr>
        <w:drawing>
          <wp:inline distT="0" distB="0" distL="0" distR="0" wp14:anchorId="59B4DEE4" wp14:editId="5DAE0F94">
            <wp:extent cx="3839692" cy="288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4C325E91" w14:textId="7E93D411" w:rsidR="004E4958" w:rsidRDefault="004E4958" w:rsidP="004E495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2</w:t>
      </w:r>
      <w:ins w:id="764" w:author="JiangLinfeng" w:date="2023-10-20T19:51:00Z">
        <w:r w:rsidR="00A314E4">
          <w:rPr>
            <w:rFonts w:ascii="Times New Roman" w:eastAsia="宋体" w:hAnsi="Times New Roman" w:cs="Times New Roman"/>
            <w:kern w:val="0"/>
            <w:sz w:val="24"/>
            <w:szCs w:val="24"/>
          </w:rPr>
          <w:t>3</w:t>
        </w:r>
      </w:ins>
      <w:del w:id="765" w:author="JiangLinfeng" w:date="2023-10-20T19:51:00Z">
        <w:r w:rsidDel="00A314E4">
          <w:rPr>
            <w:rFonts w:ascii="Times New Roman" w:eastAsia="宋体" w:hAnsi="Times New Roman" w:cs="Times New Roman"/>
            <w:kern w:val="0"/>
            <w:sz w:val="24"/>
            <w:szCs w:val="24"/>
          </w:rPr>
          <w:delText>2</w:delText>
        </w:r>
      </w:del>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第五关中被试事件分割时间点密度图</w:t>
      </w:r>
    </w:p>
    <w:p w14:paraId="4362C335" w14:textId="45777A4D" w:rsidR="004E4958"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del w:id="766" w:author="JiangLinfeng" w:date="2023-10-20T15:53:00Z">
        <w:r w:rsidDel="00387C34">
          <w:rPr>
            <w:rFonts w:ascii="Times New Roman" w:eastAsia="宋体" w:hAnsi="Times New Roman" w:cs="Times New Roman" w:hint="eastAsia"/>
            <w:kern w:val="0"/>
            <w:szCs w:val="21"/>
          </w:rPr>
          <w:delText>存留水平</w:delText>
        </w:r>
      </w:del>
      <w:ins w:id="767" w:author="JiangLinfeng" w:date="2023-10-20T15:53:00Z">
        <w:r w:rsidR="00387C34">
          <w:rPr>
            <w:rFonts w:ascii="Times New Roman" w:eastAsia="宋体" w:hAnsi="Times New Roman" w:cs="Times New Roman" w:hint="eastAsia"/>
            <w:kern w:val="0"/>
            <w:szCs w:val="21"/>
          </w:rPr>
          <w:t>相对保守程度</w:t>
        </w:r>
      </w:ins>
      <w:r>
        <w:rPr>
          <w:rFonts w:ascii="Times New Roman" w:eastAsia="宋体" w:hAnsi="Times New Roman" w:cs="Times New Roman" w:hint="eastAsia"/>
          <w:kern w:val="0"/>
          <w:szCs w:val="21"/>
        </w:rPr>
        <w:t>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3EE79CA0" w14:textId="77777777" w:rsidR="004E4958"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56706DD5" w14:textId="77777777" w:rsidR="004E4958" w:rsidRPr="00C13530"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7FE16DFF" w14:textId="4C5E99F3" w:rsidR="00AF1AFC" w:rsidRDefault="00E55851" w:rsidP="007D1515">
      <w:pPr>
        <w:spacing w:line="288" w:lineRule="auto"/>
        <w:ind w:firstLineChars="200" w:firstLine="480"/>
        <w:jc w:val="left"/>
        <w:rPr>
          <w:rFonts w:ascii="Times New Roman" w:eastAsia="宋体" w:hAnsi="Times New Roman" w:cs="Times New Roman"/>
          <w:bCs/>
          <w:sz w:val="24"/>
          <w:szCs w:val="24"/>
        </w:rPr>
      </w:pPr>
      <w:r>
        <w:rPr>
          <w:rFonts w:ascii="Times New Roman" w:eastAsia="宋体" w:hAnsi="Times New Roman" w:cs="Times New Roman" w:hint="eastAsia"/>
          <w:kern w:val="0"/>
          <w:sz w:val="24"/>
          <w:szCs w:val="24"/>
        </w:rPr>
        <w:t>在与视频内容对比后，</w:t>
      </w:r>
      <w:r w:rsidR="003E44C8">
        <w:rPr>
          <w:rFonts w:ascii="Times New Roman" w:eastAsia="宋体" w:hAnsi="Times New Roman" w:cs="Times New Roman" w:hint="eastAsia"/>
          <w:kern w:val="0"/>
          <w:sz w:val="24"/>
          <w:szCs w:val="24"/>
        </w:rPr>
        <w:t>我们发现在</w:t>
      </w:r>
      <w:r w:rsidR="0003778B">
        <w:rPr>
          <w:rFonts w:ascii="Times New Roman" w:eastAsia="宋体" w:hAnsi="Times New Roman" w:cs="Times New Roman" w:hint="eastAsia"/>
          <w:kern w:val="0"/>
          <w:sz w:val="24"/>
          <w:szCs w:val="24"/>
        </w:rPr>
        <w:t>分割中</w:t>
      </w:r>
      <w:r w:rsidR="004A24FE">
        <w:rPr>
          <w:rFonts w:ascii="Times New Roman" w:eastAsia="宋体" w:hAnsi="Times New Roman" w:cs="Times New Roman" w:hint="eastAsia"/>
          <w:kern w:val="0"/>
          <w:sz w:val="24"/>
          <w:szCs w:val="24"/>
        </w:rPr>
        <w:t>被试</w:t>
      </w:r>
      <w:r w:rsidR="002A4320">
        <w:rPr>
          <w:rFonts w:ascii="Times New Roman" w:eastAsia="宋体" w:hAnsi="Times New Roman" w:cs="Times New Roman" w:hint="eastAsia"/>
          <w:kern w:val="0"/>
          <w:sz w:val="24"/>
          <w:szCs w:val="24"/>
        </w:rPr>
        <w:t>事件分割时间点的</w:t>
      </w:r>
      <w:r w:rsidR="008226CB">
        <w:rPr>
          <w:rFonts w:ascii="Times New Roman" w:eastAsia="宋体" w:hAnsi="Times New Roman" w:cs="Times New Roman" w:hint="eastAsia"/>
          <w:kern w:val="0"/>
          <w:sz w:val="24"/>
          <w:szCs w:val="24"/>
        </w:rPr>
        <w:t>拟合分布曲线的分值往往是出现在被试</w:t>
      </w:r>
      <w:r w:rsidR="002B6ECC">
        <w:rPr>
          <w:rFonts w:ascii="Times New Roman" w:eastAsia="宋体" w:hAnsi="Times New Roman" w:cs="Times New Roman" w:hint="eastAsia"/>
          <w:kern w:val="0"/>
          <w:sz w:val="24"/>
          <w:szCs w:val="24"/>
        </w:rPr>
        <w:t>观察到视频中的玩家</w:t>
      </w:r>
      <w:r w:rsidR="002B6ECC" w:rsidRPr="001770CD">
        <w:rPr>
          <w:rFonts w:ascii="Times New Roman" w:eastAsia="宋体" w:hAnsi="Times New Roman" w:cs="Times New Roman" w:hint="eastAsia"/>
          <w:bCs/>
          <w:sz w:val="24"/>
          <w:szCs w:val="24"/>
        </w:rPr>
        <w:t>撤销</w:t>
      </w:r>
      <w:r w:rsidR="002B6ECC">
        <w:rPr>
          <w:rFonts w:ascii="Times New Roman" w:eastAsia="宋体" w:hAnsi="Times New Roman" w:cs="Times New Roman" w:hint="eastAsia"/>
          <w:bCs/>
          <w:sz w:val="24"/>
          <w:szCs w:val="24"/>
        </w:rPr>
        <w:t>之前的操作、重启游戏状态、</w:t>
      </w:r>
      <w:r w:rsidR="004F62EE">
        <w:rPr>
          <w:rFonts w:ascii="Times New Roman" w:eastAsia="宋体" w:hAnsi="Times New Roman" w:cs="Times New Roman" w:hint="eastAsia"/>
          <w:bCs/>
          <w:sz w:val="24"/>
          <w:szCs w:val="24"/>
        </w:rPr>
        <w:t>游戏失败等</w:t>
      </w:r>
      <w:r w:rsidR="008F15F4">
        <w:rPr>
          <w:rFonts w:ascii="Times New Roman" w:eastAsia="宋体" w:hAnsi="Times New Roman" w:cs="Times New Roman" w:hint="eastAsia"/>
          <w:bCs/>
          <w:sz w:val="24"/>
          <w:szCs w:val="24"/>
        </w:rPr>
        <w:t>本身带有强烈事件结构特征的</w:t>
      </w:r>
      <w:r w:rsidR="00C33685">
        <w:rPr>
          <w:rFonts w:ascii="Times New Roman" w:eastAsia="宋体" w:hAnsi="Times New Roman" w:cs="Times New Roman" w:hint="eastAsia"/>
          <w:bCs/>
          <w:sz w:val="24"/>
          <w:szCs w:val="24"/>
        </w:rPr>
        <w:t>事件结束时。</w:t>
      </w:r>
      <w:r w:rsidR="008C62C8">
        <w:rPr>
          <w:rFonts w:ascii="Times New Roman" w:eastAsia="宋体" w:hAnsi="Times New Roman" w:cs="Times New Roman" w:hint="eastAsia"/>
          <w:bCs/>
          <w:sz w:val="24"/>
          <w:szCs w:val="24"/>
        </w:rPr>
        <w:t>而对于一些通关</w:t>
      </w:r>
      <w:r w:rsidR="00FF196D">
        <w:rPr>
          <w:rFonts w:ascii="Times New Roman" w:eastAsia="宋体" w:hAnsi="Times New Roman" w:cs="Times New Roman" w:hint="eastAsia"/>
          <w:bCs/>
          <w:sz w:val="24"/>
          <w:szCs w:val="24"/>
        </w:rPr>
        <w:t>所必</w:t>
      </w:r>
      <w:r w:rsidR="00B533D1">
        <w:rPr>
          <w:rFonts w:ascii="Times New Roman" w:eastAsia="宋体" w:hAnsi="Times New Roman" w:cs="Times New Roman" w:hint="eastAsia"/>
          <w:bCs/>
          <w:sz w:val="24"/>
          <w:szCs w:val="24"/>
        </w:rPr>
        <w:t>需</w:t>
      </w:r>
      <w:r w:rsidR="00FF196D">
        <w:rPr>
          <w:rFonts w:ascii="Times New Roman" w:eastAsia="宋体" w:hAnsi="Times New Roman" w:cs="Times New Roman" w:hint="eastAsia"/>
          <w:bCs/>
          <w:sz w:val="24"/>
          <w:szCs w:val="24"/>
        </w:rPr>
        <w:t>的或大多数人会想到的</w:t>
      </w:r>
      <w:r w:rsidR="00B533D1">
        <w:rPr>
          <w:rFonts w:ascii="Times New Roman" w:eastAsia="宋体" w:hAnsi="Times New Roman" w:cs="Times New Roman" w:hint="eastAsia"/>
          <w:bCs/>
          <w:sz w:val="24"/>
          <w:szCs w:val="24"/>
        </w:rPr>
        <w:t>一些“妙手</w:t>
      </w:r>
      <w:r w:rsidR="004B47CC">
        <w:rPr>
          <w:rFonts w:ascii="Times New Roman" w:eastAsia="宋体" w:hAnsi="Times New Roman" w:cs="Times New Roman" w:hint="eastAsia"/>
          <w:bCs/>
          <w:sz w:val="24"/>
          <w:szCs w:val="24"/>
        </w:rPr>
        <w:t>”</w:t>
      </w:r>
      <w:r w:rsidR="00B533D1">
        <w:rPr>
          <w:rFonts w:ascii="Times New Roman" w:eastAsia="宋体" w:hAnsi="Times New Roman" w:cs="Times New Roman" w:hint="eastAsia"/>
          <w:bCs/>
          <w:sz w:val="24"/>
          <w:szCs w:val="24"/>
        </w:rPr>
        <w:t>的出现并未引发被试们的事件</w:t>
      </w:r>
      <w:r w:rsidR="004C505A">
        <w:rPr>
          <w:rFonts w:ascii="Times New Roman" w:eastAsia="宋体" w:hAnsi="Times New Roman" w:cs="Times New Roman" w:hint="eastAsia"/>
          <w:bCs/>
          <w:sz w:val="24"/>
          <w:szCs w:val="24"/>
        </w:rPr>
        <w:t>分</w:t>
      </w:r>
      <w:r w:rsidR="004C505A">
        <w:rPr>
          <w:rFonts w:ascii="Times New Roman" w:eastAsia="宋体" w:hAnsi="Times New Roman" w:cs="Times New Roman" w:hint="eastAsia"/>
          <w:bCs/>
          <w:sz w:val="24"/>
          <w:szCs w:val="24"/>
        </w:rPr>
        <w:lastRenderedPageBreak/>
        <w:t>割</w:t>
      </w:r>
      <w:r w:rsidR="00B533D1">
        <w:rPr>
          <w:rFonts w:ascii="Times New Roman" w:eastAsia="宋体" w:hAnsi="Times New Roman" w:cs="Times New Roman" w:hint="eastAsia"/>
          <w:bCs/>
          <w:sz w:val="24"/>
          <w:szCs w:val="24"/>
        </w:rPr>
        <w:t>。</w:t>
      </w:r>
    </w:p>
    <w:p w14:paraId="297D70C0" w14:textId="751C1C8F" w:rsidR="00854AA5" w:rsidRPr="004E4958" w:rsidRDefault="009B1BBF" w:rsidP="00590A8C">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bCs/>
          <w:sz w:val="24"/>
          <w:szCs w:val="24"/>
        </w:rPr>
        <w:t>因此，</w:t>
      </w:r>
      <w:r w:rsidR="00086387">
        <w:rPr>
          <w:rFonts w:ascii="Times New Roman" w:eastAsia="宋体" w:hAnsi="Times New Roman" w:cs="Times New Roman" w:hint="eastAsia"/>
          <w:bCs/>
          <w:sz w:val="24"/>
          <w:szCs w:val="24"/>
        </w:rPr>
        <w:t>我们可以认为，</w:t>
      </w:r>
      <w:r w:rsidR="00433485">
        <w:rPr>
          <w:rFonts w:ascii="Times New Roman" w:eastAsia="宋体" w:hAnsi="Times New Roman" w:cs="Times New Roman" w:hint="eastAsia"/>
          <w:bCs/>
          <w:sz w:val="24"/>
          <w:szCs w:val="24"/>
        </w:rPr>
        <w:t>被试虽然了解了任务的要求，</w:t>
      </w:r>
      <w:r w:rsidR="009564B0">
        <w:rPr>
          <w:rFonts w:ascii="Times New Roman" w:eastAsia="宋体" w:hAnsi="Times New Roman" w:cs="Times New Roman" w:hint="eastAsia"/>
          <w:bCs/>
          <w:sz w:val="24"/>
          <w:szCs w:val="24"/>
        </w:rPr>
        <w:t>但不能</w:t>
      </w:r>
      <w:r w:rsidR="00E97326">
        <w:rPr>
          <w:rFonts w:ascii="Times New Roman" w:eastAsia="宋体" w:hAnsi="Times New Roman" w:cs="Times New Roman" w:hint="eastAsia"/>
          <w:bCs/>
          <w:sz w:val="24"/>
          <w:szCs w:val="24"/>
        </w:rPr>
        <w:t>在观看通关视频时准确实时地识别出</w:t>
      </w:r>
      <w:r w:rsidR="00A175CC">
        <w:rPr>
          <w:rFonts w:ascii="Times New Roman" w:eastAsia="宋体" w:hAnsi="Times New Roman" w:cs="Times New Roman" w:hint="eastAsia"/>
          <w:bCs/>
          <w:sz w:val="24"/>
          <w:szCs w:val="24"/>
        </w:rPr>
        <w:t>那些富有创造力</w:t>
      </w:r>
      <w:r w:rsidR="001F715F">
        <w:rPr>
          <w:rFonts w:ascii="Times New Roman" w:eastAsia="宋体" w:hAnsi="Times New Roman" w:cs="Times New Roman" w:hint="eastAsia"/>
          <w:bCs/>
          <w:sz w:val="24"/>
          <w:szCs w:val="24"/>
        </w:rPr>
        <w:t>的、</w:t>
      </w:r>
      <w:r w:rsidR="00A175CC">
        <w:rPr>
          <w:rFonts w:ascii="Times New Roman" w:eastAsia="宋体" w:hAnsi="Times New Roman" w:cs="Times New Roman" w:hint="eastAsia"/>
          <w:bCs/>
          <w:sz w:val="24"/>
          <w:szCs w:val="24"/>
        </w:rPr>
        <w:t>或对通关至关重要的</w:t>
      </w:r>
      <w:r w:rsidR="00C5060D">
        <w:rPr>
          <w:rFonts w:ascii="Times New Roman" w:eastAsia="宋体" w:hAnsi="Times New Roman" w:cs="Times New Roman" w:hint="eastAsia"/>
          <w:bCs/>
          <w:sz w:val="24"/>
          <w:szCs w:val="24"/>
        </w:rPr>
        <w:t>特殊操作，并在这些操作结束后做出事件分割的反应</w:t>
      </w:r>
      <w:r w:rsidR="00365AC4">
        <w:rPr>
          <w:rFonts w:ascii="Times New Roman" w:eastAsia="宋体" w:hAnsi="Times New Roman" w:cs="Times New Roman" w:hint="eastAsia"/>
          <w:bCs/>
          <w:sz w:val="24"/>
          <w:szCs w:val="24"/>
        </w:rPr>
        <w:t>，</w:t>
      </w:r>
      <w:r w:rsidR="00EE2E27">
        <w:rPr>
          <w:rFonts w:ascii="Times New Roman" w:eastAsia="宋体" w:hAnsi="Times New Roman" w:cs="Times New Roman" w:hint="eastAsia"/>
          <w:bCs/>
          <w:sz w:val="24"/>
          <w:szCs w:val="24"/>
        </w:rPr>
        <w:t>从而导致了</w:t>
      </w:r>
      <w:r w:rsidR="00C727C0">
        <w:rPr>
          <w:rFonts w:ascii="Times New Roman" w:eastAsia="宋体" w:hAnsi="Times New Roman" w:cs="Times New Roman" w:hint="eastAsia"/>
          <w:bCs/>
          <w:sz w:val="24"/>
          <w:szCs w:val="24"/>
        </w:rPr>
        <w:t>诸多</w:t>
      </w:r>
      <w:r w:rsidR="00C727C0">
        <w:rPr>
          <w:rFonts w:ascii="Times New Roman" w:eastAsia="宋体" w:hAnsi="Times New Roman" w:cs="Times New Roman" w:hint="eastAsia"/>
          <w:kern w:val="0"/>
          <w:sz w:val="24"/>
          <w:szCs w:val="24"/>
        </w:rPr>
        <w:t>所选取的表示与创造性过程有关的结构变量基本不能很好地预测创造力评估的得分</w:t>
      </w:r>
      <w:r w:rsidR="000A1AA7">
        <w:rPr>
          <w:rFonts w:ascii="Times New Roman" w:eastAsia="宋体" w:hAnsi="Times New Roman" w:cs="Times New Roman" w:hint="eastAsia"/>
          <w:kern w:val="0"/>
          <w:sz w:val="24"/>
          <w:szCs w:val="24"/>
        </w:rPr>
        <w:t>。</w:t>
      </w:r>
    </w:p>
    <w:p w14:paraId="04AEBBF8" w14:textId="154AC650" w:rsidR="007820D8" w:rsidRDefault="007820D8" w:rsidP="007820D8">
      <w:pPr>
        <w:spacing w:line="288" w:lineRule="auto"/>
        <w:rPr>
          <w:rFonts w:ascii="宋体" w:eastAsia="宋体" w:hAnsi="宋体" w:cs="Times New Roman"/>
          <w:sz w:val="30"/>
          <w:szCs w:val="30"/>
        </w:rPr>
      </w:pPr>
      <w:r>
        <w:rPr>
          <w:rFonts w:ascii="Times New Roman" w:hAnsi="Times New Roman" w:cs="Times New Roman"/>
          <w:sz w:val="30"/>
          <w:szCs w:val="30"/>
        </w:rPr>
        <w:t xml:space="preserve">4 </w:t>
      </w:r>
      <w:r>
        <w:rPr>
          <w:rFonts w:ascii="宋体" w:eastAsia="宋体" w:hAnsi="宋体" w:cs="Times New Roman" w:hint="eastAsia"/>
          <w:sz w:val="30"/>
          <w:szCs w:val="30"/>
        </w:rPr>
        <w:t>讨论</w:t>
      </w:r>
    </w:p>
    <w:p w14:paraId="0713263E" w14:textId="5330CF85" w:rsidR="007820D8" w:rsidRDefault="00590A8C" w:rsidP="00590A8C">
      <w:pPr>
        <w:spacing w:line="288" w:lineRule="auto"/>
        <w:ind w:firstLineChars="200" w:firstLine="480"/>
        <w:jc w:val="left"/>
        <w:rPr>
          <w:rFonts w:ascii="Times New Roman" w:eastAsia="宋体" w:hAnsi="Times New Roman" w:cs="Times New Roman" w:hint="eastAsia"/>
          <w:bCs/>
          <w:sz w:val="24"/>
          <w:szCs w:val="24"/>
        </w:rPr>
      </w:pPr>
      <w:r>
        <w:rPr>
          <w:rFonts w:ascii="Times New Roman" w:eastAsia="宋体" w:hAnsi="Times New Roman" w:cs="Times New Roman" w:hint="eastAsia"/>
          <w:sz w:val="24"/>
          <w:szCs w:val="24"/>
        </w:rPr>
        <w:t>在本研究中，</w:t>
      </w:r>
      <w:r w:rsidR="009A2AEF">
        <w:rPr>
          <w:rFonts w:ascii="Times New Roman" w:eastAsia="宋体" w:hAnsi="Times New Roman" w:cs="Times New Roman" w:hint="eastAsia"/>
          <w:sz w:val="24"/>
          <w:szCs w:val="24"/>
        </w:rPr>
        <w:t>我们</w:t>
      </w:r>
      <w:r w:rsidR="0012455C">
        <w:rPr>
          <w:rFonts w:ascii="Times New Roman" w:eastAsia="宋体" w:hAnsi="Times New Roman" w:cs="Times New Roman" w:hint="eastAsia"/>
          <w:sz w:val="24"/>
          <w:szCs w:val="24"/>
        </w:rPr>
        <w:t>采用事件分割的实验范式，要求被试在观看不同的游戏通关视频时实时地进行事件分割，并在视频结束后对该通关方法进行创造力评分。实验结果并未</w:t>
      </w:r>
      <w:r w:rsidR="00577F58">
        <w:rPr>
          <w:rFonts w:ascii="Times New Roman" w:eastAsia="宋体" w:hAnsi="Times New Roman" w:cs="Times New Roman" w:hint="eastAsia"/>
          <w:sz w:val="24"/>
          <w:szCs w:val="24"/>
        </w:rPr>
        <w:t>能验证预期的猜想，</w:t>
      </w:r>
      <w:r w:rsidR="00B14726">
        <w:rPr>
          <w:rFonts w:ascii="Times New Roman" w:eastAsia="宋体" w:hAnsi="Times New Roman" w:cs="Times New Roman" w:hint="eastAsia"/>
          <w:sz w:val="24"/>
          <w:szCs w:val="24"/>
        </w:rPr>
        <w:t>本文采用的几个</w:t>
      </w:r>
      <w:r w:rsidR="00D6574C">
        <w:rPr>
          <w:rFonts w:ascii="Times New Roman" w:eastAsia="宋体" w:hAnsi="Times New Roman" w:cs="Times New Roman" w:hint="eastAsia"/>
          <w:sz w:val="24"/>
          <w:szCs w:val="24"/>
        </w:rPr>
        <w:t>分割</w:t>
      </w:r>
      <w:r w:rsidR="007D0781">
        <w:rPr>
          <w:rFonts w:ascii="Times New Roman" w:eastAsia="宋体" w:hAnsi="Times New Roman" w:cs="Times New Roman" w:hint="eastAsia"/>
          <w:sz w:val="24"/>
          <w:szCs w:val="24"/>
        </w:rPr>
        <w:t>创造性认知过程的结构变量并无法预测被试对</w:t>
      </w:r>
      <w:r w:rsidR="00437789">
        <w:rPr>
          <w:rFonts w:ascii="Times New Roman" w:eastAsia="宋体" w:hAnsi="Times New Roman" w:cs="Times New Roman" w:hint="eastAsia"/>
          <w:sz w:val="24"/>
          <w:szCs w:val="24"/>
        </w:rPr>
        <w:t>其的创造力评估，</w:t>
      </w:r>
      <w:r w:rsidR="006E35F4">
        <w:rPr>
          <w:rFonts w:ascii="Times New Roman" w:eastAsia="宋体" w:hAnsi="Times New Roman" w:cs="Times New Roman" w:hint="eastAsia"/>
          <w:sz w:val="24"/>
          <w:szCs w:val="24"/>
        </w:rPr>
        <w:t>唯有</w:t>
      </w:r>
      <w:r w:rsidR="008735C0">
        <w:rPr>
          <w:rFonts w:ascii="Times New Roman" w:eastAsia="宋体" w:hAnsi="Times New Roman" w:cs="Times New Roman" w:hint="eastAsia"/>
          <w:sz w:val="24"/>
          <w:szCs w:val="24"/>
        </w:rPr>
        <w:t>粗分割的延迟次数以及在特定关卡下的</w:t>
      </w:r>
      <w:r w:rsidR="002C3032">
        <w:rPr>
          <w:rFonts w:ascii="Times New Roman" w:eastAsia="宋体" w:hAnsi="Times New Roman" w:cs="Times New Roman" w:hint="eastAsia"/>
          <w:sz w:val="24"/>
          <w:szCs w:val="24"/>
        </w:rPr>
        <w:t>细分割一致性程度对于创造力评估具有一定的预测能力。</w:t>
      </w:r>
      <w:r w:rsidR="00143277">
        <w:rPr>
          <w:rFonts w:ascii="Times New Roman" w:eastAsia="宋体" w:hAnsi="Times New Roman" w:cs="Times New Roman" w:hint="eastAsia"/>
          <w:sz w:val="24"/>
          <w:szCs w:val="24"/>
        </w:rPr>
        <w:t>对</w:t>
      </w:r>
      <w:r w:rsidR="004B47CC">
        <w:rPr>
          <w:rFonts w:ascii="Times New Roman" w:eastAsia="宋体" w:hAnsi="Times New Roman" w:cs="Times New Roman" w:hint="eastAsia"/>
          <w:sz w:val="24"/>
          <w:szCs w:val="24"/>
        </w:rPr>
        <w:t>被试</w:t>
      </w:r>
      <w:r w:rsidR="0013393C">
        <w:rPr>
          <w:rFonts w:ascii="Times New Roman" w:eastAsia="宋体" w:hAnsi="Times New Roman" w:cs="Times New Roman" w:hint="eastAsia"/>
          <w:sz w:val="24"/>
          <w:szCs w:val="24"/>
        </w:rPr>
        <w:t>分割事件的时间点分布进行高斯拟合发现，</w:t>
      </w:r>
      <w:r w:rsidR="00F65127">
        <w:rPr>
          <w:rFonts w:ascii="Times New Roman" w:eastAsia="宋体" w:hAnsi="Times New Roman" w:cs="Times New Roman" w:hint="eastAsia"/>
          <w:sz w:val="24"/>
          <w:szCs w:val="24"/>
        </w:rPr>
        <w:t>被试</w:t>
      </w:r>
      <w:r w:rsidR="0078451D">
        <w:rPr>
          <w:rFonts w:ascii="Times New Roman" w:eastAsia="宋体" w:hAnsi="Times New Roman" w:cs="Times New Roman" w:hint="eastAsia"/>
          <w:sz w:val="24"/>
          <w:szCs w:val="24"/>
        </w:rPr>
        <w:t>在本实验中的</w:t>
      </w:r>
      <w:r w:rsidR="003A1891">
        <w:rPr>
          <w:rFonts w:ascii="Times New Roman" w:eastAsia="宋体" w:hAnsi="Times New Roman" w:cs="Times New Roman" w:hint="eastAsia"/>
          <w:sz w:val="24"/>
          <w:szCs w:val="24"/>
        </w:rPr>
        <w:t>分割</w:t>
      </w:r>
      <w:r w:rsidR="002F34D6">
        <w:rPr>
          <w:rFonts w:ascii="Times New Roman" w:eastAsia="宋体" w:hAnsi="Times New Roman" w:cs="Times New Roman" w:hint="eastAsia"/>
          <w:sz w:val="24"/>
          <w:szCs w:val="24"/>
        </w:rPr>
        <w:t>基本根据</w:t>
      </w:r>
      <w:r w:rsidR="002F34D6">
        <w:rPr>
          <w:rFonts w:ascii="Times New Roman" w:eastAsia="宋体" w:hAnsi="Times New Roman" w:cs="Times New Roman" w:hint="eastAsia"/>
          <w:kern w:val="0"/>
          <w:sz w:val="24"/>
          <w:szCs w:val="24"/>
        </w:rPr>
        <w:t>视频中的玩家</w:t>
      </w:r>
      <w:r w:rsidR="002F34D6" w:rsidRPr="001770CD">
        <w:rPr>
          <w:rFonts w:ascii="Times New Roman" w:eastAsia="宋体" w:hAnsi="Times New Roman" w:cs="Times New Roman" w:hint="eastAsia"/>
          <w:bCs/>
          <w:sz w:val="24"/>
          <w:szCs w:val="24"/>
        </w:rPr>
        <w:t>撤销</w:t>
      </w:r>
      <w:r w:rsidR="002F34D6">
        <w:rPr>
          <w:rFonts w:ascii="Times New Roman" w:eastAsia="宋体" w:hAnsi="Times New Roman" w:cs="Times New Roman" w:hint="eastAsia"/>
          <w:bCs/>
          <w:sz w:val="24"/>
          <w:szCs w:val="24"/>
        </w:rPr>
        <w:t>之前的操作、重启游戏状态、游戏失败等本身带有强烈事件结构特征的事件</w:t>
      </w:r>
      <w:r w:rsidR="00871F78">
        <w:rPr>
          <w:rFonts w:ascii="Times New Roman" w:eastAsia="宋体" w:hAnsi="Times New Roman" w:cs="Times New Roman" w:hint="eastAsia"/>
          <w:bCs/>
          <w:sz w:val="24"/>
          <w:szCs w:val="24"/>
        </w:rPr>
        <w:t>的发生进行</w:t>
      </w:r>
      <w:ins w:id="768" w:author="JiangLinfeng" w:date="2023-10-20T19:55:00Z">
        <w:r w:rsidR="0025366C">
          <w:rPr>
            <w:rFonts w:ascii="Times New Roman" w:eastAsia="宋体" w:hAnsi="Times New Roman" w:cs="Times New Roman" w:hint="eastAsia"/>
            <w:bCs/>
            <w:sz w:val="24"/>
            <w:szCs w:val="24"/>
          </w:rPr>
          <w:t>（见图</w:t>
        </w:r>
        <w:r w:rsidR="0025366C">
          <w:rPr>
            <w:rFonts w:ascii="Times New Roman" w:eastAsia="宋体" w:hAnsi="Times New Roman" w:cs="Times New Roman" w:hint="eastAsia"/>
            <w:bCs/>
            <w:sz w:val="24"/>
            <w:szCs w:val="24"/>
          </w:rPr>
          <w:t>1</w:t>
        </w:r>
        <w:r w:rsidR="0025366C">
          <w:rPr>
            <w:rFonts w:ascii="Times New Roman" w:eastAsia="宋体" w:hAnsi="Times New Roman" w:cs="Times New Roman"/>
            <w:bCs/>
            <w:sz w:val="24"/>
            <w:szCs w:val="24"/>
          </w:rPr>
          <w:t>9-23</w:t>
        </w:r>
        <w:r w:rsidR="0025366C">
          <w:rPr>
            <w:rFonts w:ascii="Times New Roman" w:eastAsia="宋体" w:hAnsi="Times New Roman" w:cs="Times New Roman" w:hint="eastAsia"/>
            <w:bCs/>
            <w:sz w:val="24"/>
            <w:szCs w:val="24"/>
          </w:rPr>
          <w:t>）</w:t>
        </w:r>
      </w:ins>
      <w:r w:rsidR="00871F78">
        <w:rPr>
          <w:rFonts w:ascii="Times New Roman" w:eastAsia="宋体" w:hAnsi="Times New Roman" w:cs="Times New Roman" w:hint="eastAsia"/>
          <w:bCs/>
          <w:sz w:val="24"/>
          <w:szCs w:val="24"/>
        </w:rPr>
        <w:t>，</w:t>
      </w:r>
      <w:r w:rsidR="00826B76">
        <w:rPr>
          <w:rFonts w:ascii="Times New Roman" w:eastAsia="宋体" w:hAnsi="Times New Roman" w:cs="Times New Roman" w:hint="eastAsia"/>
          <w:bCs/>
          <w:sz w:val="24"/>
          <w:szCs w:val="24"/>
        </w:rPr>
        <w:t>与</w:t>
      </w:r>
      <w:r w:rsidR="008157EC">
        <w:rPr>
          <w:rFonts w:ascii="Times New Roman" w:eastAsia="宋体" w:hAnsi="Times New Roman" w:cs="Times New Roman" w:hint="eastAsia"/>
          <w:bCs/>
          <w:sz w:val="24"/>
          <w:szCs w:val="24"/>
        </w:rPr>
        <w:t>创造性过程中的重要</w:t>
      </w:r>
      <w:proofErr w:type="gramStart"/>
      <w:r w:rsidR="008157EC">
        <w:rPr>
          <w:rFonts w:ascii="Times New Roman" w:eastAsia="宋体" w:hAnsi="Times New Roman" w:cs="Times New Roman" w:hint="eastAsia"/>
          <w:bCs/>
          <w:sz w:val="24"/>
          <w:szCs w:val="24"/>
        </w:rPr>
        <w:t>子事件</w:t>
      </w:r>
      <w:proofErr w:type="gramEnd"/>
      <w:r w:rsidR="008157EC">
        <w:rPr>
          <w:rFonts w:ascii="Times New Roman" w:eastAsia="宋体" w:hAnsi="Times New Roman" w:cs="Times New Roman" w:hint="eastAsia"/>
          <w:bCs/>
          <w:sz w:val="24"/>
          <w:szCs w:val="24"/>
        </w:rPr>
        <w:t>均无较大关系，这可能是导致无法得到预期研究成果的重要原因之一。</w:t>
      </w:r>
      <w:ins w:id="769" w:author="JiangLinfeng" w:date="2023-10-20T19:55:00Z">
        <w:r w:rsidR="000161F6">
          <w:rPr>
            <w:rFonts w:ascii="Times New Roman" w:eastAsia="宋体" w:hAnsi="Times New Roman" w:cs="Times New Roman" w:hint="eastAsia"/>
            <w:bCs/>
            <w:sz w:val="24"/>
            <w:szCs w:val="24"/>
          </w:rPr>
          <w:t>此外，</w:t>
        </w:r>
        <w:r w:rsidR="0044180A">
          <w:rPr>
            <w:rFonts w:ascii="Times New Roman" w:eastAsia="宋体" w:hAnsi="Times New Roman" w:cs="Times New Roman" w:hint="eastAsia"/>
            <w:bCs/>
            <w:sz w:val="24"/>
            <w:szCs w:val="24"/>
          </w:rPr>
          <w:t>我们实现假定的</w:t>
        </w:r>
      </w:ins>
      <w:ins w:id="770" w:author="JiangLinfeng" w:date="2023-10-20T19:57:00Z">
        <w:r w:rsidR="008C4167">
          <w:rPr>
            <w:rFonts w:ascii="Times New Roman" w:eastAsia="宋体" w:hAnsi="Times New Roman" w:cs="Times New Roman" w:hint="eastAsia"/>
            <w:bCs/>
            <w:sz w:val="24"/>
            <w:szCs w:val="24"/>
          </w:rPr>
          <w:t>相对保守程度也并未能成功预测被试的创造力评分，</w:t>
        </w:r>
        <w:r w:rsidR="00362A4C">
          <w:rPr>
            <w:rFonts w:ascii="Times New Roman" w:eastAsia="宋体" w:hAnsi="Times New Roman" w:cs="Times New Roman" w:hint="eastAsia"/>
            <w:bCs/>
            <w:sz w:val="24"/>
            <w:szCs w:val="24"/>
          </w:rPr>
          <w:t>这可能</w:t>
        </w:r>
        <w:r w:rsidR="008D218F">
          <w:rPr>
            <w:rFonts w:ascii="Times New Roman" w:eastAsia="宋体" w:hAnsi="Times New Roman" w:cs="Times New Roman" w:hint="eastAsia"/>
            <w:bCs/>
            <w:sz w:val="24"/>
            <w:szCs w:val="24"/>
          </w:rPr>
          <w:t>是</w:t>
        </w:r>
      </w:ins>
      <w:ins w:id="771" w:author="JiangLinfeng" w:date="2023-10-20T19:58:00Z">
        <w:r w:rsidR="000C59FA">
          <w:rPr>
            <w:rFonts w:ascii="Times New Roman" w:eastAsia="宋体" w:hAnsi="Times New Roman" w:cs="Times New Roman" w:hint="eastAsia"/>
            <w:bCs/>
            <w:sz w:val="24"/>
            <w:szCs w:val="24"/>
          </w:rPr>
          <w:t>由于</w:t>
        </w:r>
        <w:r w:rsidR="00D433CC">
          <w:rPr>
            <w:rFonts w:ascii="Times New Roman" w:eastAsia="宋体" w:hAnsi="Times New Roman" w:cs="Times New Roman" w:hint="eastAsia"/>
            <w:bCs/>
            <w:sz w:val="24"/>
            <w:szCs w:val="24"/>
          </w:rPr>
          <w:t>相对保守程度的</w:t>
        </w:r>
        <w:r w:rsidR="00CF3441">
          <w:rPr>
            <w:rFonts w:ascii="Times New Roman" w:eastAsia="宋体" w:hAnsi="Times New Roman" w:cs="Times New Roman" w:hint="eastAsia"/>
            <w:bCs/>
            <w:sz w:val="24"/>
            <w:szCs w:val="24"/>
          </w:rPr>
          <w:t>效应与视频时长的效应相互混淆了。</w:t>
        </w:r>
        <w:r w:rsidR="00F962FD">
          <w:rPr>
            <w:rFonts w:ascii="Times New Roman" w:eastAsia="宋体" w:hAnsi="Times New Roman" w:cs="Times New Roman" w:hint="eastAsia"/>
            <w:bCs/>
            <w:sz w:val="24"/>
            <w:szCs w:val="24"/>
          </w:rPr>
          <w:t>如</w:t>
        </w:r>
      </w:ins>
      <w:ins w:id="772" w:author="JiangLinfeng" w:date="2023-10-20T20:09:00Z">
        <w:r w:rsidR="00E31870">
          <w:rPr>
            <w:rFonts w:ascii="Times New Roman" w:eastAsia="宋体" w:hAnsi="Times New Roman" w:cs="Times New Roman" w:hint="eastAsia"/>
            <w:bCs/>
            <w:sz w:val="24"/>
            <w:szCs w:val="24"/>
          </w:rPr>
          <w:t>图</w:t>
        </w:r>
        <w:r w:rsidR="00E31870">
          <w:rPr>
            <w:rFonts w:ascii="Times New Roman" w:eastAsia="宋体" w:hAnsi="Times New Roman" w:cs="Times New Roman" w:hint="eastAsia"/>
            <w:bCs/>
            <w:sz w:val="24"/>
            <w:szCs w:val="24"/>
          </w:rPr>
          <w:t>8</w:t>
        </w:r>
        <w:r w:rsidR="00E31870">
          <w:rPr>
            <w:rFonts w:ascii="Times New Roman" w:eastAsia="宋体" w:hAnsi="Times New Roman" w:cs="Times New Roman" w:hint="eastAsia"/>
            <w:bCs/>
            <w:sz w:val="24"/>
            <w:szCs w:val="24"/>
          </w:rPr>
          <w:t>与</w:t>
        </w:r>
      </w:ins>
      <w:ins w:id="773" w:author="JiangLinfeng" w:date="2023-10-20T19:58:00Z">
        <w:r w:rsidR="00F962FD">
          <w:rPr>
            <w:rFonts w:ascii="Times New Roman" w:eastAsia="宋体" w:hAnsi="Times New Roman" w:cs="Times New Roman" w:hint="eastAsia"/>
            <w:bCs/>
            <w:sz w:val="24"/>
            <w:szCs w:val="24"/>
          </w:rPr>
          <w:t>附录</w:t>
        </w:r>
        <w:r w:rsidR="00F962FD">
          <w:rPr>
            <w:rFonts w:ascii="Times New Roman" w:eastAsia="宋体" w:hAnsi="Times New Roman" w:cs="Times New Roman" w:hint="eastAsia"/>
            <w:bCs/>
            <w:sz w:val="24"/>
            <w:szCs w:val="24"/>
          </w:rPr>
          <w:t>4</w:t>
        </w:r>
      </w:ins>
      <w:ins w:id="774" w:author="JiangLinfeng" w:date="2023-10-20T20:09:00Z">
        <w:r w:rsidR="005A5CAD">
          <w:rPr>
            <w:rFonts w:ascii="Times New Roman" w:eastAsia="宋体" w:hAnsi="Times New Roman" w:cs="Times New Roman" w:hint="eastAsia"/>
            <w:bCs/>
            <w:sz w:val="24"/>
            <w:szCs w:val="24"/>
          </w:rPr>
          <w:t>中的图Ⅰ</w:t>
        </w:r>
      </w:ins>
      <w:ins w:id="775" w:author="JiangLinfeng" w:date="2023-10-20T19:59:00Z">
        <w:r w:rsidR="00F962FD">
          <w:rPr>
            <w:rFonts w:ascii="Times New Roman" w:eastAsia="宋体" w:hAnsi="Times New Roman" w:cs="Times New Roman" w:hint="eastAsia"/>
            <w:bCs/>
            <w:sz w:val="24"/>
            <w:szCs w:val="24"/>
          </w:rPr>
          <w:t>所示，</w:t>
        </w:r>
      </w:ins>
      <w:ins w:id="776" w:author="JiangLinfeng" w:date="2023-10-20T20:04:00Z">
        <w:r w:rsidR="006A7BB2">
          <w:rPr>
            <w:rFonts w:ascii="Times New Roman" w:eastAsia="宋体" w:hAnsi="Times New Roman" w:cs="Times New Roman" w:hint="eastAsia"/>
            <w:bCs/>
            <w:sz w:val="24"/>
            <w:szCs w:val="24"/>
          </w:rPr>
          <w:t>在关卡</w:t>
        </w:r>
        <w:r w:rsidR="008C2537">
          <w:rPr>
            <w:rFonts w:ascii="Times New Roman" w:eastAsia="宋体" w:hAnsi="Times New Roman" w:cs="Times New Roman"/>
            <w:bCs/>
            <w:sz w:val="24"/>
            <w:szCs w:val="24"/>
          </w:rPr>
          <w:t>5</w:t>
        </w:r>
        <w:r w:rsidR="006A7BB2">
          <w:rPr>
            <w:rFonts w:ascii="Times New Roman" w:eastAsia="宋体" w:hAnsi="Times New Roman" w:cs="Times New Roman" w:hint="eastAsia"/>
            <w:bCs/>
            <w:sz w:val="24"/>
            <w:szCs w:val="24"/>
          </w:rPr>
          <w:t>中，创造力</w:t>
        </w:r>
      </w:ins>
      <w:proofErr w:type="gramStart"/>
      <w:ins w:id="777" w:author="JiangLinfeng" w:date="2023-10-20T20:05:00Z">
        <w:r w:rsidR="008C2537">
          <w:rPr>
            <w:rFonts w:ascii="Times New Roman" w:eastAsia="宋体" w:hAnsi="Times New Roman" w:cs="Times New Roman" w:hint="eastAsia"/>
            <w:bCs/>
            <w:sz w:val="24"/>
            <w:szCs w:val="24"/>
          </w:rPr>
          <w:t>随相对</w:t>
        </w:r>
        <w:proofErr w:type="gramEnd"/>
        <w:r w:rsidR="008C2537">
          <w:rPr>
            <w:rFonts w:ascii="Times New Roman" w:eastAsia="宋体" w:hAnsi="Times New Roman" w:cs="Times New Roman" w:hint="eastAsia"/>
            <w:bCs/>
            <w:sz w:val="24"/>
            <w:szCs w:val="24"/>
          </w:rPr>
          <w:t>保守程度或视频时长的变化趋势基本一致，而</w:t>
        </w:r>
      </w:ins>
      <w:ins w:id="778" w:author="JiangLinfeng" w:date="2023-10-20T20:01:00Z">
        <w:r w:rsidR="000B0E21">
          <w:rPr>
            <w:rFonts w:ascii="Times New Roman" w:eastAsia="宋体" w:hAnsi="Times New Roman" w:cs="Times New Roman" w:hint="eastAsia"/>
            <w:bCs/>
            <w:sz w:val="24"/>
            <w:szCs w:val="24"/>
          </w:rPr>
          <w:t>在关卡</w:t>
        </w:r>
        <w:r w:rsidR="000B0E21">
          <w:rPr>
            <w:rFonts w:ascii="Times New Roman" w:eastAsia="宋体" w:hAnsi="Times New Roman" w:cs="Times New Roman" w:hint="eastAsia"/>
            <w:bCs/>
            <w:sz w:val="24"/>
            <w:szCs w:val="24"/>
          </w:rPr>
          <w:t>1</w:t>
        </w:r>
      </w:ins>
      <w:ins w:id="779" w:author="JiangLinfeng" w:date="2023-10-20T20:05:00Z">
        <w:r w:rsidR="000D2243">
          <w:rPr>
            <w:rFonts w:ascii="Times New Roman" w:eastAsia="宋体" w:hAnsi="Times New Roman" w:cs="Times New Roman" w:hint="eastAsia"/>
            <w:bCs/>
            <w:sz w:val="24"/>
            <w:szCs w:val="24"/>
          </w:rPr>
          <w:t>、关卡</w:t>
        </w:r>
        <w:r w:rsidR="000D2243">
          <w:rPr>
            <w:rFonts w:ascii="Times New Roman" w:eastAsia="宋体" w:hAnsi="Times New Roman" w:cs="Times New Roman" w:hint="eastAsia"/>
            <w:bCs/>
            <w:sz w:val="24"/>
            <w:szCs w:val="24"/>
          </w:rPr>
          <w:t>2</w:t>
        </w:r>
      </w:ins>
      <w:ins w:id="780" w:author="JiangLinfeng" w:date="2023-10-20T20:01:00Z">
        <w:r w:rsidR="000B0E21">
          <w:rPr>
            <w:rFonts w:ascii="Times New Roman" w:eastAsia="宋体" w:hAnsi="Times New Roman" w:cs="Times New Roman" w:hint="eastAsia"/>
            <w:bCs/>
            <w:sz w:val="24"/>
            <w:szCs w:val="24"/>
          </w:rPr>
          <w:t>与关卡</w:t>
        </w:r>
        <w:r w:rsidR="000B0E21">
          <w:rPr>
            <w:rFonts w:ascii="Times New Roman" w:eastAsia="宋体" w:hAnsi="Times New Roman" w:cs="Times New Roman" w:hint="eastAsia"/>
            <w:bCs/>
            <w:sz w:val="24"/>
            <w:szCs w:val="24"/>
          </w:rPr>
          <w:t>4</w:t>
        </w:r>
        <w:r w:rsidR="000B0E21">
          <w:rPr>
            <w:rFonts w:ascii="Times New Roman" w:eastAsia="宋体" w:hAnsi="Times New Roman" w:cs="Times New Roman" w:hint="eastAsia"/>
            <w:bCs/>
            <w:sz w:val="24"/>
            <w:szCs w:val="24"/>
          </w:rPr>
          <w:t>中，</w:t>
        </w:r>
      </w:ins>
      <w:ins w:id="781" w:author="JiangLinfeng" w:date="2023-10-20T20:02:00Z">
        <w:r w:rsidR="006A7BB2">
          <w:rPr>
            <w:rFonts w:ascii="Times New Roman" w:eastAsia="宋体" w:hAnsi="Times New Roman" w:cs="Times New Roman" w:hint="eastAsia"/>
            <w:bCs/>
            <w:sz w:val="24"/>
            <w:szCs w:val="24"/>
          </w:rPr>
          <w:t>当</w:t>
        </w:r>
      </w:ins>
      <w:ins w:id="782" w:author="JiangLinfeng" w:date="2023-10-20T20:06:00Z">
        <w:r w:rsidR="004D65C6">
          <w:rPr>
            <w:rFonts w:ascii="Times New Roman" w:eastAsia="宋体" w:hAnsi="Times New Roman" w:cs="Times New Roman" w:hint="eastAsia"/>
            <w:bCs/>
            <w:sz w:val="24"/>
            <w:szCs w:val="24"/>
          </w:rPr>
          <w:t>视频时长的变化趋势相较于</w:t>
        </w:r>
      </w:ins>
      <w:ins w:id="783" w:author="JiangLinfeng" w:date="2023-10-20T20:01:00Z">
        <w:r w:rsidR="00556A7D">
          <w:rPr>
            <w:rFonts w:ascii="Times New Roman" w:eastAsia="宋体" w:hAnsi="Times New Roman" w:cs="Times New Roman" w:hint="eastAsia"/>
            <w:bCs/>
            <w:sz w:val="24"/>
            <w:szCs w:val="24"/>
          </w:rPr>
          <w:t>相对保守程度</w:t>
        </w:r>
      </w:ins>
      <w:ins w:id="784" w:author="JiangLinfeng" w:date="2023-10-20T20:06:00Z">
        <w:r w:rsidR="004D65C6">
          <w:rPr>
            <w:rFonts w:ascii="Times New Roman" w:eastAsia="宋体" w:hAnsi="Times New Roman" w:cs="Times New Roman" w:hint="eastAsia"/>
            <w:bCs/>
            <w:sz w:val="24"/>
            <w:szCs w:val="24"/>
          </w:rPr>
          <w:t>更能贴合</w:t>
        </w:r>
      </w:ins>
      <w:ins w:id="785" w:author="JiangLinfeng" w:date="2023-10-20T20:01:00Z">
        <w:r w:rsidR="00810338">
          <w:rPr>
            <w:rFonts w:ascii="Times New Roman" w:eastAsia="宋体" w:hAnsi="Times New Roman" w:cs="Times New Roman" w:hint="eastAsia"/>
            <w:bCs/>
            <w:sz w:val="24"/>
            <w:szCs w:val="24"/>
          </w:rPr>
          <w:t>创造力评分</w:t>
        </w:r>
      </w:ins>
      <w:ins w:id="786" w:author="JiangLinfeng" w:date="2023-10-20T20:06:00Z">
        <w:r w:rsidR="004D65C6">
          <w:rPr>
            <w:rFonts w:ascii="Times New Roman" w:eastAsia="宋体" w:hAnsi="Times New Roman" w:cs="Times New Roman" w:hint="eastAsia"/>
            <w:bCs/>
            <w:sz w:val="24"/>
            <w:szCs w:val="24"/>
          </w:rPr>
          <w:t>的变化趋势。</w:t>
        </w:r>
        <w:r w:rsidR="004C35D2">
          <w:rPr>
            <w:rFonts w:ascii="Times New Roman" w:eastAsia="宋体" w:hAnsi="Times New Roman" w:cs="Times New Roman" w:hint="eastAsia"/>
            <w:bCs/>
            <w:sz w:val="24"/>
            <w:szCs w:val="24"/>
          </w:rPr>
          <w:t>这可能是因为</w:t>
        </w:r>
        <w:r w:rsidR="00292E0C">
          <w:rPr>
            <w:rFonts w:ascii="Times New Roman" w:eastAsia="宋体" w:hAnsi="Times New Roman" w:cs="Times New Roman" w:hint="eastAsia"/>
            <w:bCs/>
            <w:sz w:val="24"/>
            <w:szCs w:val="24"/>
          </w:rPr>
          <w:t>被试在</w:t>
        </w:r>
        <w:r w:rsidR="00586044">
          <w:rPr>
            <w:rFonts w:ascii="Times New Roman" w:eastAsia="宋体" w:hAnsi="Times New Roman" w:cs="Times New Roman" w:hint="eastAsia"/>
            <w:bCs/>
            <w:sz w:val="24"/>
            <w:szCs w:val="24"/>
          </w:rPr>
          <w:t>进行创造力评分时除了考虑该种通关</w:t>
        </w:r>
        <w:r w:rsidR="00274C79">
          <w:rPr>
            <w:rFonts w:ascii="Times New Roman" w:eastAsia="宋体" w:hAnsi="Times New Roman" w:cs="Times New Roman" w:hint="eastAsia"/>
            <w:bCs/>
            <w:sz w:val="24"/>
            <w:szCs w:val="24"/>
          </w:rPr>
          <w:t>方法出现的</w:t>
        </w:r>
      </w:ins>
      <w:ins w:id="787" w:author="JiangLinfeng" w:date="2023-10-20T20:07:00Z">
        <w:r w:rsidR="00181B8E">
          <w:rPr>
            <w:rFonts w:ascii="Times New Roman" w:eastAsia="宋体" w:hAnsi="Times New Roman" w:cs="Times New Roman" w:hint="eastAsia"/>
            <w:bCs/>
            <w:sz w:val="24"/>
            <w:szCs w:val="24"/>
          </w:rPr>
          <w:t>可能性外，还会考虑</w:t>
        </w:r>
        <w:r w:rsidR="00E91D40">
          <w:rPr>
            <w:rFonts w:ascii="Times New Roman" w:eastAsia="宋体" w:hAnsi="Times New Roman" w:cs="Times New Roman" w:hint="eastAsia"/>
            <w:bCs/>
            <w:sz w:val="24"/>
            <w:szCs w:val="24"/>
          </w:rPr>
          <w:t>关卡难度等更多因素，</w:t>
        </w:r>
        <w:r w:rsidR="00022FFB">
          <w:rPr>
            <w:rFonts w:ascii="Times New Roman" w:eastAsia="宋体" w:hAnsi="Times New Roman" w:cs="Times New Roman" w:hint="eastAsia"/>
            <w:bCs/>
            <w:sz w:val="24"/>
            <w:szCs w:val="24"/>
          </w:rPr>
          <w:t>而</w:t>
        </w:r>
        <w:r w:rsidR="00895546">
          <w:rPr>
            <w:rFonts w:ascii="Times New Roman" w:eastAsia="宋体" w:hAnsi="Times New Roman" w:cs="Times New Roman" w:hint="eastAsia"/>
            <w:bCs/>
            <w:sz w:val="24"/>
            <w:szCs w:val="24"/>
          </w:rPr>
          <w:t>视频时长除了</w:t>
        </w:r>
        <w:r w:rsidR="00572553">
          <w:rPr>
            <w:rFonts w:ascii="Times New Roman" w:eastAsia="宋体" w:hAnsi="Times New Roman" w:cs="Times New Roman" w:hint="eastAsia"/>
            <w:bCs/>
            <w:sz w:val="24"/>
            <w:szCs w:val="24"/>
          </w:rPr>
          <w:t>与</w:t>
        </w:r>
        <w:r w:rsidR="00ED2E4D">
          <w:rPr>
            <w:rFonts w:ascii="Times New Roman" w:eastAsia="宋体" w:hAnsi="Times New Roman" w:cs="Times New Roman" w:hint="eastAsia"/>
            <w:bCs/>
            <w:sz w:val="24"/>
            <w:szCs w:val="24"/>
          </w:rPr>
          <w:t>相对保守程度具有相关外，还具备关卡难度等</w:t>
        </w:r>
      </w:ins>
      <w:ins w:id="788" w:author="JiangLinfeng" w:date="2023-10-20T20:08:00Z">
        <w:r w:rsidR="00ED2E4D">
          <w:rPr>
            <w:rFonts w:ascii="Times New Roman" w:eastAsia="宋体" w:hAnsi="Times New Roman" w:cs="Times New Roman" w:hint="eastAsia"/>
            <w:bCs/>
            <w:sz w:val="24"/>
            <w:szCs w:val="24"/>
          </w:rPr>
          <w:t>信息</w:t>
        </w:r>
        <w:r w:rsidR="00F65A1B">
          <w:rPr>
            <w:rFonts w:ascii="Times New Roman" w:eastAsia="宋体" w:hAnsi="Times New Roman" w:cs="Times New Roman" w:hint="eastAsia"/>
            <w:bCs/>
            <w:sz w:val="24"/>
            <w:szCs w:val="24"/>
          </w:rPr>
          <w:t>。</w:t>
        </w:r>
        <w:r w:rsidR="00B300EA">
          <w:rPr>
            <w:rFonts w:ascii="Times New Roman" w:eastAsia="宋体" w:hAnsi="Times New Roman" w:cs="Times New Roman" w:hint="eastAsia"/>
            <w:bCs/>
            <w:sz w:val="24"/>
            <w:szCs w:val="24"/>
          </w:rPr>
          <w:t>因此维</w:t>
        </w:r>
        <w:proofErr w:type="gramStart"/>
        <w:r w:rsidR="00B300EA">
          <w:rPr>
            <w:rFonts w:ascii="Times New Roman" w:eastAsia="宋体" w:hAnsi="Times New Roman" w:cs="Times New Roman" w:hint="eastAsia"/>
            <w:bCs/>
            <w:sz w:val="24"/>
            <w:szCs w:val="24"/>
          </w:rPr>
          <w:t>度更多</w:t>
        </w:r>
        <w:proofErr w:type="gramEnd"/>
        <w:r w:rsidR="00B300EA">
          <w:rPr>
            <w:rFonts w:ascii="Times New Roman" w:eastAsia="宋体" w:hAnsi="Times New Roman" w:cs="Times New Roman" w:hint="eastAsia"/>
            <w:bCs/>
            <w:sz w:val="24"/>
            <w:szCs w:val="24"/>
          </w:rPr>
          <w:t>的</w:t>
        </w:r>
        <w:r w:rsidR="001310F1">
          <w:rPr>
            <w:rFonts w:ascii="Times New Roman" w:eastAsia="宋体" w:hAnsi="Times New Roman" w:cs="Times New Roman" w:hint="eastAsia"/>
            <w:bCs/>
            <w:sz w:val="24"/>
            <w:szCs w:val="24"/>
          </w:rPr>
          <w:t>视频时长变量更能</w:t>
        </w:r>
        <w:r w:rsidR="00A42D1B">
          <w:rPr>
            <w:rFonts w:ascii="Times New Roman" w:eastAsia="宋体" w:hAnsi="Times New Roman" w:cs="Times New Roman" w:hint="eastAsia"/>
            <w:bCs/>
            <w:sz w:val="24"/>
            <w:szCs w:val="24"/>
          </w:rPr>
          <w:t>解释</w:t>
        </w:r>
        <w:r w:rsidR="00B503DF">
          <w:rPr>
            <w:rFonts w:ascii="Times New Roman" w:eastAsia="宋体" w:hAnsi="Times New Roman" w:cs="Times New Roman" w:hint="eastAsia"/>
            <w:bCs/>
            <w:sz w:val="24"/>
            <w:szCs w:val="24"/>
          </w:rPr>
          <w:t>创造力评分</w:t>
        </w:r>
        <w:r w:rsidR="00A169F7">
          <w:rPr>
            <w:rFonts w:ascii="Times New Roman" w:eastAsia="宋体" w:hAnsi="Times New Roman" w:cs="Times New Roman" w:hint="eastAsia"/>
            <w:bCs/>
            <w:sz w:val="24"/>
            <w:szCs w:val="24"/>
          </w:rPr>
          <w:t>的变化。</w:t>
        </w:r>
      </w:ins>
    </w:p>
    <w:p w14:paraId="38D15A13" w14:textId="77777777" w:rsidR="00F1125E" w:rsidRDefault="00A9671D"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7D47F9" w:rsidRPr="00766169">
        <w:rPr>
          <w:rFonts w:ascii="Times New Roman" w:eastAsia="宋体" w:hAnsi="Times New Roman" w:cs="Times New Roman"/>
          <w:sz w:val="24"/>
          <w:szCs w:val="24"/>
        </w:rPr>
        <w:t>Eisenberg</w:t>
      </w:r>
      <w:r w:rsidR="007D47F9">
        <w:rPr>
          <w:rFonts w:ascii="Times New Roman" w:eastAsia="宋体" w:hAnsi="Times New Roman" w:cs="Times New Roman" w:hint="eastAsia"/>
          <w:sz w:val="24"/>
          <w:szCs w:val="24"/>
        </w:rPr>
        <w:t>等人</w:t>
      </w:r>
      <w:r w:rsidR="007D47F9">
        <w:rPr>
          <w:rFonts w:ascii="Times New Roman" w:eastAsia="宋体" w:hAnsi="Times New Roman" w:cs="Times New Roman" w:hint="eastAsia"/>
          <w:sz w:val="24"/>
          <w:szCs w:val="24"/>
        </w:rPr>
        <w:t>(</w:t>
      </w:r>
      <w:r w:rsidR="007D47F9">
        <w:rPr>
          <w:rFonts w:ascii="Times New Roman" w:eastAsia="宋体" w:hAnsi="Times New Roman" w:cs="Times New Roman"/>
          <w:sz w:val="24"/>
          <w:szCs w:val="24"/>
        </w:rPr>
        <w:t>2018)</w:t>
      </w:r>
      <w:r w:rsidR="007D47F9">
        <w:rPr>
          <w:rFonts w:ascii="Times New Roman" w:eastAsia="宋体" w:hAnsi="Times New Roman" w:cs="Times New Roman" w:hint="eastAsia"/>
          <w:sz w:val="24"/>
          <w:szCs w:val="24"/>
        </w:rPr>
        <w:t xml:space="preserve"> </w:t>
      </w:r>
      <w:r w:rsidR="007D47F9">
        <w:rPr>
          <w:rFonts w:ascii="Times New Roman" w:eastAsia="宋体" w:hAnsi="Times New Roman" w:cs="Times New Roman" w:hint="eastAsia"/>
          <w:sz w:val="24"/>
          <w:szCs w:val="24"/>
        </w:rPr>
        <w:t>以及</w:t>
      </w:r>
      <w:r w:rsidR="007D47F9" w:rsidRPr="00C316A1">
        <w:rPr>
          <w:rFonts w:ascii="Times New Roman" w:eastAsia="宋体" w:hAnsi="Times New Roman" w:cs="Times New Roman"/>
          <w:sz w:val="24"/>
          <w:szCs w:val="24"/>
        </w:rPr>
        <w:t>Kurby</w:t>
      </w:r>
      <w:r w:rsidR="007D47F9">
        <w:rPr>
          <w:rFonts w:ascii="Times New Roman" w:eastAsia="宋体" w:hAnsi="Times New Roman" w:cs="Times New Roman" w:hint="eastAsia"/>
          <w:sz w:val="24"/>
          <w:szCs w:val="24"/>
        </w:rPr>
        <w:t>与</w:t>
      </w:r>
      <w:r w:rsidR="007D47F9" w:rsidRPr="00C316A1">
        <w:rPr>
          <w:rFonts w:ascii="Times New Roman" w:eastAsia="宋体" w:hAnsi="Times New Roman" w:cs="Times New Roman"/>
          <w:sz w:val="24"/>
          <w:szCs w:val="24"/>
        </w:rPr>
        <w:t>Zacks</w:t>
      </w:r>
      <w:r w:rsidR="007D47F9">
        <w:rPr>
          <w:rFonts w:ascii="Times New Roman" w:eastAsia="宋体" w:hAnsi="Times New Roman" w:cs="Times New Roman"/>
          <w:sz w:val="24"/>
          <w:szCs w:val="24"/>
        </w:rPr>
        <w:t>, 2011)</w:t>
      </w:r>
      <w:r w:rsidR="00F721BB">
        <w:rPr>
          <w:rFonts w:ascii="Times New Roman" w:eastAsia="宋体" w:hAnsi="Times New Roman" w:cs="Times New Roman" w:hint="eastAsia"/>
          <w:sz w:val="24"/>
          <w:szCs w:val="24"/>
        </w:rPr>
        <w:t>使用事件分割范式</w:t>
      </w:r>
      <w:r w:rsidR="007D47F9">
        <w:rPr>
          <w:rFonts w:ascii="Times New Roman" w:eastAsia="宋体" w:hAnsi="Times New Roman" w:cs="Times New Roman" w:hint="eastAsia"/>
          <w:sz w:val="24"/>
          <w:szCs w:val="24"/>
        </w:rPr>
        <w:t>的研究中，</w:t>
      </w:r>
      <w:r w:rsidR="007861F6">
        <w:rPr>
          <w:rFonts w:ascii="Times New Roman" w:eastAsia="宋体" w:hAnsi="Times New Roman" w:cs="Times New Roman" w:hint="eastAsia"/>
          <w:sz w:val="24"/>
          <w:szCs w:val="24"/>
        </w:rPr>
        <w:t>被试需要分割的事件均为日常</w:t>
      </w:r>
      <w:r w:rsidR="00112A72">
        <w:rPr>
          <w:rFonts w:ascii="Times New Roman" w:eastAsia="宋体" w:hAnsi="Times New Roman" w:cs="Times New Roman" w:hint="eastAsia"/>
          <w:sz w:val="24"/>
          <w:szCs w:val="24"/>
        </w:rPr>
        <w:t>生活</w:t>
      </w:r>
      <w:r w:rsidR="007861F6">
        <w:rPr>
          <w:rFonts w:ascii="Times New Roman" w:eastAsia="宋体" w:hAnsi="Times New Roman" w:cs="Times New Roman" w:hint="eastAsia"/>
          <w:sz w:val="24"/>
          <w:szCs w:val="24"/>
        </w:rPr>
        <w:t>的普通活动</w:t>
      </w:r>
      <w:r w:rsidR="00BD0909">
        <w:rPr>
          <w:rFonts w:ascii="Times New Roman" w:eastAsia="宋体" w:hAnsi="Times New Roman" w:cs="Times New Roman" w:hint="eastAsia"/>
          <w:sz w:val="24"/>
          <w:szCs w:val="24"/>
        </w:rPr>
        <w:t>，</w:t>
      </w:r>
      <w:r w:rsidR="007861F6">
        <w:rPr>
          <w:rFonts w:ascii="Times New Roman" w:eastAsia="宋体" w:hAnsi="Times New Roman" w:cs="Times New Roman" w:hint="eastAsia"/>
          <w:sz w:val="24"/>
          <w:szCs w:val="24"/>
        </w:rPr>
        <w:t>例如换灯泡等</w:t>
      </w:r>
      <w:r w:rsidR="00BD0909">
        <w:rPr>
          <w:rFonts w:ascii="Times New Roman" w:eastAsia="宋体" w:hAnsi="Times New Roman" w:cs="Times New Roman" w:hint="eastAsia"/>
          <w:sz w:val="24"/>
          <w:szCs w:val="24"/>
        </w:rPr>
        <w:t>。</w:t>
      </w:r>
      <w:r w:rsidR="00262321">
        <w:rPr>
          <w:rFonts w:ascii="Times New Roman" w:eastAsia="宋体" w:hAnsi="Times New Roman" w:cs="Times New Roman" w:hint="eastAsia"/>
          <w:sz w:val="24"/>
          <w:szCs w:val="24"/>
        </w:rPr>
        <w:t>这些普通活动</w:t>
      </w:r>
      <w:r w:rsidR="0040544B">
        <w:rPr>
          <w:rFonts w:ascii="Times New Roman" w:eastAsia="宋体" w:hAnsi="Times New Roman" w:cs="Times New Roman" w:hint="eastAsia"/>
          <w:sz w:val="24"/>
          <w:szCs w:val="24"/>
        </w:rPr>
        <w:t>显然</w:t>
      </w:r>
      <w:r w:rsidR="00262321">
        <w:rPr>
          <w:rFonts w:ascii="Times New Roman" w:eastAsia="宋体" w:hAnsi="Times New Roman" w:cs="Times New Roman" w:hint="eastAsia"/>
          <w:sz w:val="24"/>
          <w:szCs w:val="24"/>
        </w:rPr>
        <w:t>对于被试来说更为熟悉</w:t>
      </w:r>
      <w:r w:rsidR="00583890">
        <w:rPr>
          <w:rFonts w:ascii="Times New Roman" w:eastAsia="宋体" w:hAnsi="Times New Roman" w:cs="Times New Roman" w:hint="eastAsia"/>
          <w:sz w:val="24"/>
          <w:szCs w:val="24"/>
        </w:rPr>
        <w:t>简单。</w:t>
      </w:r>
      <w:r w:rsidR="00BF1C9B">
        <w:rPr>
          <w:rFonts w:ascii="Times New Roman" w:eastAsia="宋体" w:hAnsi="Times New Roman" w:cs="Times New Roman" w:hint="eastAsia"/>
          <w:sz w:val="24"/>
          <w:szCs w:val="24"/>
        </w:rPr>
        <w:t>而在我们的实验中虽然已让被试在</w:t>
      </w:r>
      <w:r w:rsidR="00174FA8">
        <w:rPr>
          <w:rFonts w:ascii="Times New Roman" w:eastAsia="宋体" w:hAnsi="Times New Roman" w:cs="Times New Roman" w:hint="eastAsia"/>
          <w:sz w:val="24"/>
          <w:szCs w:val="24"/>
        </w:rPr>
        <w:t>正式实验前完成训练关卡以及</w:t>
      </w:r>
      <w:r w:rsidR="000C4D3F">
        <w:rPr>
          <w:rFonts w:ascii="Times New Roman" w:eastAsia="宋体" w:hAnsi="Times New Roman" w:cs="Times New Roman" w:hint="eastAsia"/>
          <w:sz w:val="24"/>
          <w:szCs w:val="24"/>
        </w:rPr>
        <w:t>训练试次，</w:t>
      </w:r>
      <w:r w:rsidR="00A24858">
        <w:rPr>
          <w:rFonts w:ascii="Times New Roman" w:eastAsia="宋体" w:hAnsi="Times New Roman" w:cs="Times New Roman" w:hint="eastAsia"/>
          <w:sz w:val="24"/>
          <w:szCs w:val="24"/>
        </w:rPr>
        <w:t>但我们并未</w:t>
      </w:r>
      <w:r w:rsidR="00523D4C">
        <w:rPr>
          <w:rFonts w:ascii="Times New Roman" w:eastAsia="宋体" w:hAnsi="Times New Roman" w:cs="Times New Roman" w:hint="eastAsia"/>
          <w:sz w:val="24"/>
          <w:szCs w:val="24"/>
        </w:rPr>
        <w:t>在实验中检验被试是否真的理解</w:t>
      </w:r>
      <w:r w:rsidR="00763252">
        <w:rPr>
          <w:rFonts w:ascii="Times New Roman" w:eastAsia="宋体" w:hAnsi="Times New Roman" w:cs="Times New Roman" w:hint="eastAsia"/>
          <w:sz w:val="24"/>
          <w:szCs w:val="24"/>
        </w:rPr>
        <w:t>视频中的玩家正在做什么，</w:t>
      </w:r>
      <w:r w:rsidR="00CB6C45">
        <w:rPr>
          <w:rFonts w:ascii="Times New Roman" w:eastAsia="宋体" w:hAnsi="Times New Roman" w:cs="Times New Roman" w:hint="eastAsia"/>
          <w:sz w:val="24"/>
          <w:szCs w:val="24"/>
        </w:rPr>
        <w:t>因此要求被试</w:t>
      </w:r>
      <w:r w:rsidR="005E3A29">
        <w:rPr>
          <w:rFonts w:ascii="Times New Roman" w:eastAsia="宋体" w:hAnsi="Times New Roman" w:cs="Times New Roman" w:hint="eastAsia"/>
          <w:sz w:val="24"/>
          <w:szCs w:val="24"/>
        </w:rPr>
        <w:t>对此进行事件划分可能是一个过于困难的任务。</w:t>
      </w:r>
      <w:r w:rsidR="0034619A">
        <w:rPr>
          <w:rFonts w:ascii="Times New Roman" w:eastAsia="宋体" w:hAnsi="Times New Roman" w:cs="Times New Roman" w:hint="eastAsia"/>
          <w:sz w:val="24"/>
          <w:szCs w:val="24"/>
        </w:rPr>
        <w:t>同时，我们在收集数据时避开了具有相关游戏经验的</w:t>
      </w:r>
      <w:r w:rsidR="00101DB6">
        <w:rPr>
          <w:rFonts w:ascii="Times New Roman" w:eastAsia="宋体" w:hAnsi="Times New Roman" w:cs="Times New Roman" w:hint="eastAsia"/>
          <w:sz w:val="24"/>
          <w:szCs w:val="24"/>
        </w:rPr>
        <w:t>被试</w:t>
      </w:r>
      <w:r w:rsidR="0034619A">
        <w:rPr>
          <w:rFonts w:ascii="Times New Roman" w:eastAsia="宋体" w:hAnsi="Times New Roman" w:cs="Times New Roman" w:hint="eastAsia"/>
          <w:sz w:val="24"/>
          <w:szCs w:val="24"/>
        </w:rPr>
        <w:t>，</w:t>
      </w:r>
      <w:r w:rsidR="00864B10">
        <w:rPr>
          <w:rFonts w:ascii="Times New Roman" w:eastAsia="宋体" w:hAnsi="Times New Roman" w:cs="Times New Roman" w:hint="eastAsia"/>
          <w:sz w:val="24"/>
          <w:szCs w:val="24"/>
        </w:rPr>
        <w:t>相较于</w:t>
      </w:r>
      <w:r w:rsidR="00487183">
        <w:rPr>
          <w:rFonts w:ascii="Times New Roman" w:eastAsia="宋体" w:hAnsi="Times New Roman" w:cs="Times New Roman" w:hint="eastAsia"/>
          <w:sz w:val="24"/>
          <w:szCs w:val="24"/>
        </w:rPr>
        <w:t>日常生活中的普通活动，</w:t>
      </w:r>
      <w:r w:rsidR="008D7DA3">
        <w:rPr>
          <w:rFonts w:ascii="Times New Roman" w:eastAsia="宋体" w:hAnsi="Times New Roman" w:cs="Times New Roman" w:hint="eastAsia"/>
          <w:sz w:val="24"/>
          <w:szCs w:val="24"/>
        </w:rPr>
        <w:t>不具备相关游戏经验的被试</w:t>
      </w:r>
      <w:r w:rsidR="00B17017">
        <w:rPr>
          <w:rFonts w:ascii="Times New Roman" w:eastAsia="宋体" w:hAnsi="Times New Roman" w:cs="Times New Roman" w:hint="eastAsia"/>
          <w:sz w:val="24"/>
          <w:szCs w:val="24"/>
        </w:rPr>
        <w:t>很难在</w:t>
      </w:r>
      <w:r w:rsidR="00683ABE">
        <w:rPr>
          <w:rFonts w:ascii="Times New Roman" w:eastAsia="宋体" w:hAnsi="Times New Roman" w:cs="Times New Roman" w:hint="eastAsia"/>
          <w:sz w:val="24"/>
          <w:szCs w:val="24"/>
        </w:rPr>
        <w:t>观看游戏视频时</w:t>
      </w:r>
      <w:r w:rsidR="00E74064">
        <w:rPr>
          <w:rFonts w:ascii="Times New Roman" w:eastAsia="宋体" w:hAnsi="Times New Roman" w:cs="Times New Roman" w:hint="eastAsia"/>
          <w:sz w:val="24"/>
          <w:szCs w:val="24"/>
        </w:rPr>
        <w:t>充分接收视频中玩家操作的信息量，</w:t>
      </w:r>
      <w:r w:rsidR="00F80606">
        <w:rPr>
          <w:rFonts w:ascii="Times New Roman" w:eastAsia="宋体" w:hAnsi="Times New Roman" w:cs="Times New Roman" w:hint="eastAsia"/>
          <w:sz w:val="24"/>
          <w:szCs w:val="24"/>
        </w:rPr>
        <w:t>其</w:t>
      </w:r>
      <w:r w:rsidR="00101DB6">
        <w:rPr>
          <w:rFonts w:ascii="Times New Roman" w:eastAsia="宋体" w:hAnsi="Times New Roman" w:cs="Times New Roman" w:hint="eastAsia"/>
          <w:sz w:val="24"/>
          <w:szCs w:val="24"/>
        </w:rPr>
        <w:t>思路</w:t>
      </w:r>
      <w:r w:rsidR="00A834B9">
        <w:rPr>
          <w:rFonts w:ascii="Times New Roman" w:eastAsia="宋体" w:hAnsi="Times New Roman" w:cs="Times New Roman" w:hint="eastAsia"/>
          <w:sz w:val="24"/>
          <w:szCs w:val="24"/>
        </w:rPr>
        <w:t>也难以</w:t>
      </w:r>
      <w:r w:rsidR="00101DB6">
        <w:rPr>
          <w:rFonts w:ascii="Times New Roman" w:eastAsia="宋体" w:hAnsi="Times New Roman" w:cs="Times New Roman" w:hint="eastAsia"/>
          <w:sz w:val="24"/>
          <w:szCs w:val="24"/>
        </w:rPr>
        <w:t>跟上玩家的思路</w:t>
      </w:r>
      <w:r w:rsidR="00891167">
        <w:rPr>
          <w:rFonts w:ascii="Times New Roman" w:eastAsia="宋体" w:hAnsi="Times New Roman" w:cs="Times New Roman" w:hint="eastAsia"/>
          <w:sz w:val="24"/>
          <w:szCs w:val="24"/>
        </w:rPr>
        <w:t>，从而干扰他们做出</w:t>
      </w:r>
      <w:r w:rsidR="00996938">
        <w:rPr>
          <w:rFonts w:ascii="Times New Roman" w:eastAsia="宋体" w:hAnsi="Times New Roman" w:cs="Times New Roman" w:hint="eastAsia"/>
          <w:sz w:val="24"/>
          <w:szCs w:val="24"/>
        </w:rPr>
        <w:t>我们设计实验时所期待的</w:t>
      </w:r>
      <w:r w:rsidR="00400558">
        <w:rPr>
          <w:rFonts w:ascii="Times New Roman" w:eastAsia="宋体" w:hAnsi="Times New Roman" w:cs="Times New Roman" w:hint="eastAsia"/>
          <w:sz w:val="24"/>
          <w:szCs w:val="24"/>
        </w:rPr>
        <w:t>反应</w:t>
      </w:r>
      <w:r w:rsidR="00101DB6">
        <w:rPr>
          <w:rFonts w:ascii="Times New Roman" w:eastAsia="宋体" w:hAnsi="Times New Roman" w:cs="Times New Roman" w:hint="eastAsia"/>
          <w:sz w:val="24"/>
          <w:szCs w:val="24"/>
        </w:rPr>
        <w:t>。</w:t>
      </w:r>
    </w:p>
    <w:p w14:paraId="2F04EDC9" w14:textId="3070595B" w:rsidR="00F1125E" w:rsidRDefault="00F1125E"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除上述理由外，</w:t>
      </w:r>
      <w:r w:rsidR="00CF3EE6">
        <w:rPr>
          <w:rFonts w:ascii="Times New Roman" w:eastAsia="宋体" w:hAnsi="Times New Roman" w:cs="Times New Roman" w:hint="eastAsia"/>
          <w:sz w:val="24"/>
          <w:szCs w:val="24"/>
        </w:rPr>
        <w:t>也有可能</w:t>
      </w:r>
      <w:r w:rsidR="00F3227C">
        <w:rPr>
          <w:rFonts w:ascii="Times New Roman" w:eastAsia="宋体" w:hAnsi="Times New Roman" w:cs="Times New Roman" w:hint="eastAsia"/>
          <w:sz w:val="24"/>
          <w:szCs w:val="24"/>
        </w:rPr>
        <w:t>是</w:t>
      </w:r>
      <w:r w:rsidR="0047078B">
        <w:rPr>
          <w:rFonts w:ascii="Times New Roman" w:eastAsia="宋体" w:hAnsi="Times New Roman" w:cs="Times New Roman" w:hint="eastAsia"/>
          <w:sz w:val="24"/>
          <w:szCs w:val="24"/>
        </w:rPr>
        <w:t>在</w:t>
      </w:r>
      <w:r w:rsidR="00593DF5">
        <w:rPr>
          <w:rFonts w:ascii="Times New Roman" w:eastAsia="宋体" w:hAnsi="Times New Roman" w:cs="Times New Roman" w:hint="eastAsia"/>
          <w:sz w:val="24"/>
          <w:szCs w:val="24"/>
        </w:rPr>
        <w:t>创造力评分前被试需完成繁琐的事件分割任务，</w:t>
      </w:r>
      <w:r w:rsidR="00E64BD2">
        <w:rPr>
          <w:rFonts w:ascii="Times New Roman" w:eastAsia="宋体" w:hAnsi="Times New Roman" w:cs="Times New Roman" w:hint="eastAsia"/>
          <w:sz w:val="24"/>
          <w:szCs w:val="24"/>
        </w:rPr>
        <w:t>干扰了被试对于玩家通关游戏方法的整体编码，</w:t>
      </w:r>
      <w:r w:rsidR="00713869">
        <w:rPr>
          <w:rFonts w:ascii="Times New Roman" w:eastAsia="宋体" w:hAnsi="Times New Roman" w:cs="Times New Roman" w:hint="eastAsia"/>
          <w:sz w:val="24"/>
          <w:szCs w:val="24"/>
        </w:rPr>
        <w:t>导致被试对于</w:t>
      </w:r>
      <w:r w:rsidR="00AA697F">
        <w:rPr>
          <w:rFonts w:ascii="Times New Roman" w:eastAsia="宋体" w:hAnsi="Times New Roman" w:cs="Times New Roman" w:hint="eastAsia"/>
          <w:sz w:val="24"/>
          <w:szCs w:val="24"/>
        </w:rPr>
        <w:t>不同时长视频的</w:t>
      </w:r>
      <w:r w:rsidR="00BF2BF8">
        <w:rPr>
          <w:rFonts w:ascii="Times New Roman" w:eastAsia="宋体" w:hAnsi="Times New Roman" w:cs="Times New Roman" w:hint="eastAsia"/>
          <w:sz w:val="24"/>
          <w:szCs w:val="24"/>
        </w:rPr>
        <w:t>记忆</w:t>
      </w:r>
      <w:r w:rsidR="00C04B23">
        <w:rPr>
          <w:rFonts w:ascii="Times New Roman" w:eastAsia="宋体" w:hAnsi="Times New Roman" w:cs="Times New Roman" w:hint="eastAsia"/>
          <w:sz w:val="24"/>
          <w:szCs w:val="24"/>
        </w:rPr>
        <w:t>强度</w:t>
      </w:r>
      <w:r w:rsidR="00BF2BF8">
        <w:rPr>
          <w:rFonts w:ascii="Times New Roman" w:eastAsia="宋体" w:hAnsi="Times New Roman" w:cs="Times New Roman" w:hint="eastAsia"/>
          <w:sz w:val="24"/>
          <w:szCs w:val="24"/>
        </w:rPr>
        <w:t>不同</w:t>
      </w:r>
      <w:r w:rsidR="003F7FBB">
        <w:rPr>
          <w:rFonts w:ascii="Times New Roman" w:eastAsia="宋体" w:hAnsi="Times New Roman" w:cs="Times New Roman" w:hint="eastAsia"/>
          <w:sz w:val="24"/>
          <w:szCs w:val="24"/>
        </w:rPr>
        <w:t>，</w:t>
      </w:r>
      <w:r w:rsidR="001D4D53">
        <w:rPr>
          <w:rFonts w:ascii="Times New Roman" w:eastAsia="宋体" w:hAnsi="Times New Roman" w:cs="Times New Roman" w:hint="eastAsia"/>
          <w:sz w:val="24"/>
          <w:szCs w:val="24"/>
        </w:rPr>
        <w:t>从而使</w:t>
      </w:r>
      <w:r w:rsidR="00B306E8">
        <w:rPr>
          <w:rFonts w:ascii="Times New Roman" w:eastAsia="宋体" w:hAnsi="Times New Roman" w:cs="Times New Roman" w:hint="eastAsia"/>
          <w:sz w:val="24"/>
          <w:szCs w:val="24"/>
        </w:rPr>
        <w:t>视频时长更长的视频得到更低的创造力评分。</w:t>
      </w:r>
      <w:r w:rsidR="00A75ADE">
        <w:rPr>
          <w:rFonts w:ascii="Times New Roman" w:eastAsia="宋体" w:hAnsi="Times New Roman" w:cs="Times New Roman" w:hint="eastAsia"/>
          <w:sz w:val="24"/>
          <w:szCs w:val="24"/>
        </w:rPr>
        <w:t>或者</w:t>
      </w:r>
      <w:r w:rsidR="006E3C16">
        <w:rPr>
          <w:rFonts w:ascii="Times New Roman" w:eastAsia="宋体" w:hAnsi="Times New Roman" w:cs="Times New Roman" w:hint="eastAsia"/>
          <w:sz w:val="24"/>
          <w:szCs w:val="24"/>
        </w:rPr>
        <w:t>在</w:t>
      </w:r>
      <w:r w:rsidR="00FE0539">
        <w:rPr>
          <w:rFonts w:ascii="Times New Roman" w:eastAsia="宋体" w:hAnsi="Times New Roman" w:cs="Times New Roman" w:hint="eastAsia"/>
          <w:sz w:val="24"/>
          <w:szCs w:val="24"/>
        </w:rPr>
        <w:t>时长更长的通关视频中，</w:t>
      </w:r>
      <w:r w:rsidR="0086300B">
        <w:rPr>
          <w:rFonts w:ascii="Times New Roman" w:eastAsia="宋体" w:hAnsi="Times New Roman" w:cs="Times New Roman" w:hint="eastAsia"/>
          <w:sz w:val="24"/>
          <w:szCs w:val="24"/>
        </w:rPr>
        <w:t>玩家做出了更多的</w:t>
      </w:r>
      <w:r w:rsidR="00C24EFE">
        <w:rPr>
          <w:rFonts w:ascii="Times New Roman" w:eastAsia="宋体" w:hAnsi="Times New Roman" w:cs="Times New Roman" w:hint="eastAsia"/>
          <w:sz w:val="24"/>
          <w:szCs w:val="24"/>
        </w:rPr>
        <w:t>无关操作或重复操作，</w:t>
      </w:r>
      <w:r w:rsidR="00DE0AE6">
        <w:rPr>
          <w:rFonts w:ascii="Times New Roman" w:eastAsia="宋体" w:hAnsi="Times New Roman" w:cs="Times New Roman" w:hint="eastAsia"/>
          <w:sz w:val="24"/>
          <w:szCs w:val="24"/>
        </w:rPr>
        <w:t>含有有效</w:t>
      </w:r>
      <w:r w:rsidR="00DE0AE6">
        <w:rPr>
          <w:rFonts w:ascii="Times New Roman" w:eastAsia="宋体" w:hAnsi="Times New Roman" w:cs="Times New Roman" w:hint="eastAsia"/>
          <w:sz w:val="24"/>
          <w:szCs w:val="24"/>
        </w:rPr>
        <w:lastRenderedPageBreak/>
        <w:t>信息</w:t>
      </w:r>
      <w:r w:rsidR="00FF07D3">
        <w:rPr>
          <w:rFonts w:ascii="Times New Roman" w:eastAsia="宋体" w:hAnsi="Times New Roman" w:cs="Times New Roman" w:hint="eastAsia"/>
          <w:sz w:val="24"/>
          <w:szCs w:val="24"/>
        </w:rPr>
        <w:t>的</w:t>
      </w:r>
      <w:proofErr w:type="gramStart"/>
      <w:r w:rsidR="00FF07D3">
        <w:rPr>
          <w:rFonts w:ascii="Times New Roman" w:eastAsia="宋体" w:hAnsi="Times New Roman" w:cs="Times New Roman" w:hint="eastAsia"/>
          <w:sz w:val="24"/>
          <w:szCs w:val="24"/>
        </w:rPr>
        <w:t>操作占</w:t>
      </w:r>
      <w:proofErr w:type="gramEnd"/>
      <w:r w:rsidR="00FF07D3">
        <w:rPr>
          <w:rFonts w:ascii="Times New Roman" w:eastAsia="宋体" w:hAnsi="Times New Roman" w:cs="Times New Roman" w:hint="eastAsia"/>
          <w:sz w:val="24"/>
          <w:szCs w:val="24"/>
        </w:rPr>
        <w:t>比较少，被试更能</w:t>
      </w:r>
      <w:r w:rsidR="00627AA3">
        <w:rPr>
          <w:rFonts w:ascii="Times New Roman" w:eastAsia="宋体" w:hAnsi="Times New Roman" w:cs="Times New Roman" w:hint="eastAsia"/>
          <w:sz w:val="24"/>
          <w:szCs w:val="24"/>
        </w:rPr>
        <w:t>理解这些视频中玩家的思路</w:t>
      </w:r>
      <w:r w:rsidR="005D2B30">
        <w:rPr>
          <w:rFonts w:ascii="Times New Roman" w:eastAsia="宋体" w:hAnsi="Times New Roman" w:cs="Times New Roman" w:hint="eastAsia"/>
          <w:sz w:val="24"/>
          <w:szCs w:val="24"/>
        </w:rPr>
        <w:t>，从而</w:t>
      </w:r>
      <w:r w:rsidR="000B507F">
        <w:rPr>
          <w:rFonts w:ascii="Times New Roman" w:eastAsia="宋体" w:hAnsi="Times New Roman" w:cs="Times New Roman" w:hint="eastAsia"/>
          <w:sz w:val="24"/>
          <w:szCs w:val="24"/>
        </w:rPr>
        <w:t>更感觉简单熟悉而给更低的创造力评分</w:t>
      </w:r>
      <w:r w:rsidR="0036073B">
        <w:rPr>
          <w:rFonts w:ascii="Times New Roman" w:eastAsia="宋体" w:hAnsi="Times New Roman" w:cs="Times New Roman" w:hint="eastAsia"/>
          <w:sz w:val="24"/>
          <w:szCs w:val="24"/>
        </w:rPr>
        <w:t>；而时长较短的视频</w:t>
      </w:r>
      <w:r w:rsidR="00540DB3">
        <w:rPr>
          <w:rFonts w:ascii="Times New Roman" w:eastAsia="宋体" w:hAnsi="Times New Roman" w:cs="Times New Roman" w:hint="eastAsia"/>
          <w:sz w:val="24"/>
          <w:szCs w:val="24"/>
        </w:rPr>
        <w:t>播放时被试来不及</w:t>
      </w:r>
      <w:r w:rsidR="004606EB">
        <w:rPr>
          <w:rFonts w:ascii="Times New Roman" w:eastAsia="宋体" w:hAnsi="Times New Roman" w:cs="Times New Roman" w:hint="eastAsia"/>
          <w:sz w:val="24"/>
          <w:szCs w:val="24"/>
        </w:rPr>
        <w:t>步步思考</w:t>
      </w:r>
      <w:r w:rsidR="000935F2">
        <w:rPr>
          <w:rFonts w:ascii="Times New Roman" w:eastAsia="宋体" w:hAnsi="Times New Roman" w:cs="Times New Roman" w:hint="eastAsia"/>
          <w:sz w:val="24"/>
          <w:szCs w:val="24"/>
        </w:rPr>
        <w:t>，</w:t>
      </w:r>
      <w:r w:rsidR="001F4892">
        <w:rPr>
          <w:rFonts w:ascii="Times New Roman" w:eastAsia="宋体" w:hAnsi="Times New Roman" w:cs="Times New Roman" w:hint="eastAsia"/>
          <w:sz w:val="24"/>
          <w:szCs w:val="24"/>
        </w:rPr>
        <w:t>这样的视频可能带来更强的新异感，从而</w:t>
      </w:r>
      <w:r w:rsidR="00CA6DC3">
        <w:rPr>
          <w:rFonts w:ascii="Times New Roman" w:eastAsia="宋体" w:hAnsi="Times New Roman" w:cs="Times New Roman" w:hint="eastAsia"/>
          <w:sz w:val="24"/>
          <w:szCs w:val="24"/>
        </w:rPr>
        <w:t>得到更高的创造力评分。</w:t>
      </w:r>
      <w:r w:rsidR="00912103">
        <w:rPr>
          <w:rFonts w:ascii="Times New Roman" w:eastAsia="宋体" w:hAnsi="Times New Roman" w:cs="Times New Roman" w:hint="eastAsia"/>
          <w:sz w:val="24"/>
          <w:szCs w:val="24"/>
        </w:rPr>
        <w:t>由于</w:t>
      </w:r>
      <w:r w:rsidR="003627D7">
        <w:rPr>
          <w:rFonts w:ascii="Times New Roman" w:eastAsia="宋体" w:hAnsi="Times New Roman" w:cs="Times New Roman" w:hint="eastAsia"/>
          <w:sz w:val="24"/>
          <w:szCs w:val="24"/>
        </w:rPr>
        <w:t>每个被试都只能看到每个关卡中的三个通关视频与小于等于三种通关方法，</w:t>
      </w:r>
      <w:r w:rsidR="006B3494">
        <w:rPr>
          <w:rFonts w:ascii="Times New Roman" w:eastAsia="宋体" w:hAnsi="Times New Roman" w:cs="Times New Roman" w:hint="eastAsia"/>
          <w:sz w:val="24"/>
          <w:szCs w:val="24"/>
        </w:rPr>
        <w:t>因此也无法</w:t>
      </w:r>
      <w:r w:rsidR="004C4057">
        <w:rPr>
          <w:rFonts w:ascii="Times New Roman" w:eastAsia="宋体" w:hAnsi="Times New Roman" w:cs="Times New Roman" w:hint="eastAsia"/>
          <w:sz w:val="24"/>
          <w:szCs w:val="24"/>
        </w:rPr>
        <w:t>对</w:t>
      </w:r>
      <w:r w:rsidR="00147762">
        <w:rPr>
          <w:rFonts w:ascii="Times New Roman" w:eastAsia="宋体" w:hAnsi="Times New Roman" w:cs="Times New Roman" w:hint="eastAsia"/>
          <w:sz w:val="24"/>
          <w:szCs w:val="24"/>
        </w:rPr>
        <w:t>玩家群体</w:t>
      </w:r>
      <w:r w:rsidR="007356F1">
        <w:rPr>
          <w:rFonts w:ascii="Times New Roman" w:eastAsia="宋体" w:hAnsi="Times New Roman" w:cs="Times New Roman" w:hint="eastAsia"/>
          <w:sz w:val="24"/>
          <w:szCs w:val="24"/>
        </w:rPr>
        <w:t>的整体通关方法有充分的了解，</w:t>
      </w:r>
      <w:r w:rsidR="00097E30">
        <w:rPr>
          <w:rFonts w:ascii="Times New Roman" w:eastAsia="宋体" w:hAnsi="Times New Roman" w:cs="Times New Roman" w:hint="eastAsia"/>
          <w:sz w:val="24"/>
          <w:szCs w:val="24"/>
        </w:rPr>
        <w:t>无法将观看的视频与玩家群体进行比较，只能根据对于视频的主观感受进行创造力评分，因此上述</w:t>
      </w:r>
      <w:r w:rsidR="00442E48">
        <w:rPr>
          <w:rFonts w:ascii="Times New Roman" w:eastAsia="宋体" w:hAnsi="Times New Roman" w:cs="Times New Roman" w:hint="eastAsia"/>
          <w:sz w:val="24"/>
          <w:szCs w:val="24"/>
        </w:rPr>
        <w:t>猜测有合理的可能性</w:t>
      </w:r>
      <w:r w:rsidR="00606921">
        <w:rPr>
          <w:rFonts w:ascii="Times New Roman" w:eastAsia="宋体" w:hAnsi="Times New Roman" w:cs="Times New Roman" w:hint="eastAsia"/>
          <w:sz w:val="24"/>
          <w:szCs w:val="24"/>
        </w:rPr>
        <w:t>。</w:t>
      </w:r>
    </w:p>
    <w:p w14:paraId="6120D1E5" w14:textId="616BA3BC" w:rsidR="00606921" w:rsidRDefault="00606921"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可以总结的是，</w:t>
      </w:r>
      <w:r w:rsidR="00F9237C">
        <w:rPr>
          <w:rFonts w:ascii="Times New Roman" w:eastAsia="宋体" w:hAnsi="Times New Roman" w:cs="Times New Roman" w:hint="eastAsia"/>
          <w:sz w:val="24"/>
          <w:szCs w:val="24"/>
        </w:rPr>
        <w:t>对于较为复杂的创造性认知过程，</w:t>
      </w:r>
      <w:r w:rsidR="00472A76">
        <w:rPr>
          <w:rFonts w:ascii="Times New Roman" w:eastAsia="宋体" w:hAnsi="Times New Roman" w:cs="Times New Roman" w:hint="eastAsia"/>
          <w:sz w:val="24"/>
          <w:szCs w:val="24"/>
        </w:rPr>
        <w:t>要求被试</w:t>
      </w:r>
      <w:r w:rsidR="00F45250">
        <w:rPr>
          <w:rFonts w:ascii="Times New Roman" w:eastAsia="宋体" w:hAnsi="Times New Roman" w:cs="Times New Roman" w:hint="eastAsia"/>
          <w:sz w:val="24"/>
          <w:szCs w:val="24"/>
        </w:rPr>
        <w:t>在</w:t>
      </w:r>
      <w:r w:rsidR="00212504">
        <w:rPr>
          <w:rFonts w:ascii="Times New Roman" w:eastAsia="宋体" w:hAnsi="Times New Roman" w:cs="Times New Roman" w:hint="eastAsia"/>
          <w:sz w:val="24"/>
          <w:szCs w:val="24"/>
        </w:rPr>
        <w:t>观看事件的同时</w:t>
      </w:r>
      <w:r w:rsidR="000B009C">
        <w:rPr>
          <w:rFonts w:ascii="Times New Roman" w:eastAsia="宋体" w:hAnsi="Times New Roman" w:cs="Times New Roman" w:hint="eastAsia"/>
          <w:sz w:val="24"/>
          <w:szCs w:val="24"/>
        </w:rPr>
        <w:t>理解</w:t>
      </w:r>
      <w:r w:rsidR="00BB7429">
        <w:rPr>
          <w:rFonts w:ascii="Times New Roman" w:eastAsia="宋体" w:hAnsi="Times New Roman" w:cs="Times New Roman" w:hint="eastAsia"/>
          <w:sz w:val="24"/>
          <w:szCs w:val="24"/>
        </w:rPr>
        <w:t>玩家的思路并做出事件的分割具有一定的难度，</w:t>
      </w:r>
      <w:r w:rsidR="0092687B">
        <w:rPr>
          <w:rFonts w:ascii="Times New Roman" w:eastAsia="宋体" w:hAnsi="Times New Roman" w:cs="Times New Roman" w:hint="eastAsia"/>
          <w:sz w:val="24"/>
          <w:szCs w:val="24"/>
        </w:rPr>
        <w:t>被试对于</w:t>
      </w:r>
      <w:r w:rsidR="005C23DF">
        <w:rPr>
          <w:rFonts w:ascii="Times New Roman" w:eastAsia="宋体" w:hAnsi="Times New Roman" w:cs="Times New Roman" w:hint="eastAsia"/>
          <w:sz w:val="24"/>
          <w:szCs w:val="24"/>
        </w:rPr>
        <w:t>过程整体的主观感受</w:t>
      </w:r>
      <w:r w:rsidR="00464F6A">
        <w:rPr>
          <w:rFonts w:ascii="Times New Roman" w:eastAsia="宋体" w:hAnsi="Times New Roman" w:cs="Times New Roman" w:hint="eastAsia"/>
          <w:sz w:val="24"/>
          <w:szCs w:val="24"/>
        </w:rPr>
        <w:t>与创造力</w:t>
      </w:r>
      <w:proofErr w:type="gramStart"/>
      <w:r w:rsidR="00464F6A">
        <w:rPr>
          <w:rFonts w:ascii="Times New Roman" w:eastAsia="宋体" w:hAnsi="Times New Roman" w:cs="Times New Roman" w:hint="eastAsia"/>
          <w:sz w:val="24"/>
          <w:szCs w:val="24"/>
        </w:rPr>
        <w:t>评分</w:t>
      </w:r>
      <w:r w:rsidR="009C50A6">
        <w:rPr>
          <w:rFonts w:ascii="Times New Roman" w:eastAsia="宋体" w:hAnsi="Times New Roman" w:cs="Times New Roman" w:hint="eastAsia"/>
          <w:sz w:val="24"/>
          <w:szCs w:val="24"/>
        </w:rPr>
        <w:t>受</w:t>
      </w:r>
      <w:proofErr w:type="gramEnd"/>
      <w:r w:rsidR="009C50A6">
        <w:rPr>
          <w:rFonts w:ascii="Times New Roman" w:eastAsia="宋体" w:hAnsi="Times New Roman" w:cs="Times New Roman" w:hint="eastAsia"/>
          <w:sz w:val="24"/>
          <w:szCs w:val="24"/>
        </w:rPr>
        <w:t>极多因素干扰</w:t>
      </w:r>
      <w:r w:rsidR="00D11460">
        <w:rPr>
          <w:rFonts w:ascii="Times New Roman" w:eastAsia="宋体" w:hAnsi="Times New Roman" w:cs="Times New Roman" w:hint="eastAsia"/>
          <w:sz w:val="24"/>
          <w:szCs w:val="24"/>
        </w:rPr>
        <w:t>。因此</w:t>
      </w:r>
      <w:r w:rsidR="000A5F3E">
        <w:rPr>
          <w:rFonts w:ascii="Times New Roman" w:eastAsia="宋体" w:hAnsi="Times New Roman" w:cs="Times New Roman" w:hint="eastAsia"/>
          <w:sz w:val="24"/>
          <w:szCs w:val="24"/>
        </w:rPr>
        <w:t>为研究</w:t>
      </w:r>
      <w:r w:rsidR="006D2E8A">
        <w:rPr>
          <w:rFonts w:ascii="Times New Roman" w:eastAsia="宋体" w:hAnsi="Times New Roman" w:cs="Times New Roman" w:hint="eastAsia"/>
          <w:sz w:val="24"/>
          <w:szCs w:val="24"/>
        </w:rPr>
        <w:t>在创造性</w:t>
      </w:r>
      <w:r w:rsidR="00544275">
        <w:rPr>
          <w:rFonts w:ascii="Times New Roman" w:eastAsia="宋体" w:hAnsi="Times New Roman" w:cs="Times New Roman" w:hint="eastAsia"/>
          <w:sz w:val="24"/>
          <w:szCs w:val="24"/>
        </w:rPr>
        <w:t>认知过程中是否存在</w:t>
      </w:r>
      <w:r w:rsidR="00C31EBE">
        <w:rPr>
          <w:rFonts w:ascii="Times New Roman" w:eastAsia="宋体" w:hAnsi="Times New Roman" w:cs="Times New Roman" w:hint="eastAsia"/>
          <w:sz w:val="24"/>
          <w:szCs w:val="24"/>
        </w:rPr>
        <w:t>结构性的</w:t>
      </w:r>
      <w:r w:rsidR="004E43A7">
        <w:rPr>
          <w:rFonts w:ascii="Times New Roman" w:eastAsia="宋体" w:hAnsi="Times New Roman" w:cs="Times New Roman" w:hint="eastAsia"/>
          <w:sz w:val="24"/>
          <w:szCs w:val="24"/>
        </w:rPr>
        <w:t>变量或某些特征</w:t>
      </w:r>
      <w:r w:rsidR="003E608C">
        <w:rPr>
          <w:rFonts w:ascii="Times New Roman" w:eastAsia="宋体" w:hAnsi="Times New Roman" w:cs="Times New Roman" w:hint="eastAsia"/>
          <w:sz w:val="24"/>
          <w:szCs w:val="24"/>
        </w:rPr>
        <w:t>可以预测</w:t>
      </w:r>
      <w:r w:rsidR="00B1313E">
        <w:rPr>
          <w:rFonts w:ascii="Times New Roman" w:eastAsia="宋体" w:hAnsi="Times New Roman" w:cs="Times New Roman" w:hint="eastAsia"/>
          <w:sz w:val="24"/>
          <w:szCs w:val="24"/>
        </w:rPr>
        <w:t>他人</w:t>
      </w:r>
      <w:r w:rsidR="00C05908">
        <w:rPr>
          <w:rFonts w:ascii="Times New Roman" w:eastAsia="宋体" w:hAnsi="Times New Roman" w:cs="Times New Roman" w:hint="eastAsia"/>
          <w:sz w:val="24"/>
          <w:szCs w:val="24"/>
        </w:rPr>
        <w:t>对此的创造性评估，</w:t>
      </w:r>
      <w:r w:rsidR="009600C5">
        <w:rPr>
          <w:rFonts w:ascii="Times New Roman" w:eastAsia="宋体" w:hAnsi="Times New Roman" w:cs="Times New Roman" w:hint="eastAsia"/>
          <w:sz w:val="24"/>
          <w:szCs w:val="24"/>
        </w:rPr>
        <w:t>可以考虑</w:t>
      </w:r>
      <w:r w:rsidR="000448B7">
        <w:rPr>
          <w:rFonts w:ascii="Times New Roman" w:eastAsia="宋体" w:hAnsi="Times New Roman" w:cs="Times New Roman" w:hint="eastAsia"/>
          <w:sz w:val="24"/>
          <w:szCs w:val="24"/>
        </w:rPr>
        <w:t>人为将</w:t>
      </w:r>
      <w:r w:rsidR="000357C1">
        <w:rPr>
          <w:rFonts w:ascii="Times New Roman" w:eastAsia="宋体" w:hAnsi="Times New Roman" w:cs="Times New Roman" w:hint="eastAsia"/>
          <w:sz w:val="24"/>
          <w:szCs w:val="24"/>
        </w:rPr>
        <w:t>创造性认知过程拆分为若干</w:t>
      </w:r>
      <w:proofErr w:type="gramStart"/>
      <w:r w:rsidR="001F6C68">
        <w:rPr>
          <w:rFonts w:ascii="Times New Roman" w:eastAsia="宋体" w:hAnsi="Times New Roman" w:cs="Times New Roman" w:hint="eastAsia"/>
          <w:sz w:val="24"/>
          <w:szCs w:val="24"/>
        </w:rPr>
        <w:t>子</w:t>
      </w:r>
      <w:r w:rsidR="007B6C6C">
        <w:rPr>
          <w:rFonts w:ascii="Times New Roman" w:eastAsia="宋体" w:hAnsi="Times New Roman" w:cs="Times New Roman" w:hint="eastAsia"/>
          <w:sz w:val="24"/>
          <w:szCs w:val="24"/>
        </w:rPr>
        <w:t>状态</w:t>
      </w:r>
      <w:proofErr w:type="gramEnd"/>
      <w:r w:rsidR="00D064C8">
        <w:rPr>
          <w:rFonts w:ascii="Times New Roman" w:eastAsia="宋体" w:hAnsi="Times New Roman" w:cs="Times New Roman" w:hint="eastAsia"/>
          <w:sz w:val="24"/>
          <w:szCs w:val="24"/>
        </w:rPr>
        <w:t>组成的</w:t>
      </w:r>
      <w:r w:rsidR="007B6C6C">
        <w:rPr>
          <w:rFonts w:ascii="Times New Roman" w:eastAsia="宋体" w:hAnsi="Times New Roman" w:cs="Times New Roman" w:hint="eastAsia"/>
          <w:sz w:val="24"/>
          <w:szCs w:val="24"/>
        </w:rPr>
        <w:t>状态集与</w:t>
      </w:r>
      <w:r w:rsidR="0079541E">
        <w:rPr>
          <w:rFonts w:ascii="Times New Roman" w:eastAsia="宋体" w:hAnsi="Times New Roman" w:cs="Times New Roman" w:hint="eastAsia"/>
          <w:sz w:val="24"/>
          <w:szCs w:val="24"/>
        </w:rPr>
        <w:t>将</w:t>
      </w:r>
      <w:r w:rsidR="00B056B1">
        <w:rPr>
          <w:rFonts w:ascii="Times New Roman" w:eastAsia="宋体" w:hAnsi="Times New Roman" w:cs="Times New Roman" w:hint="eastAsia"/>
          <w:sz w:val="24"/>
          <w:szCs w:val="24"/>
        </w:rPr>
        <w:t>部分子状态映射到</w:t>
      </w:r>
      <w:r w:rsidR="00447762">
        <w:rPr>
          <w:rFonts w:ascii="Times New Roman" w:eastAsia="宋体" w:hAnsi="Times New Roman" w:cs="Times New Roman" w:hint="eastAsia"/>
          <w:sz w:val="24"/>
          <w:szCs w:val="24"/>
        </w:rPr>
        <w:t>其他</w:t>
      </w:r>
      <w:proofErr w:type="gramStart"/>
      <w:r w:rsidR="00447762">
        <w:rPr>
          <w:rFonts w:ascii="Times New Roman" w:eastAsia="宋体" w:hAnsi="Times New Roman" w:cs="Times New Roman" w:hint="eastAsia"/>
          <w:sz w:val="24"/>
          <w:szCs w:val="24"/>
        </w:rPr>
        <w:t>子状态</w:t>
      </w:r>
      <w:proofErr w:type="gramEnd"/>
      <w:r w:rsidR="00447762">
        <w:rPr>
          <w:rFonts w:ascii="Times New Roman" w:eastAsia="宋体" w:hAnsi="Times New Roman" w:cs="Times New Roman" w:hint="eastAsia"/>
          <w:sz w:val="24"/>
          <w:szCs w:val="24"/>
        </w:rPr>
        <w:t>的</w:t>
      </w:r>
      <w:r w:rsidR="00D73F2C">
        <w:rPr>
          <w:rFonts w:ascii="Times New Roman" w:eastAsia="宋体" w:hAnsi="Times New Roman" w:cs="Times New Roman" w:hint="eastAsia"/>
          <w:sz w:val="24"/>
          <w:szCs w:val="24"/>
        </w:rPr>
        <w:t>操作集</w:t>
      </w:r>
      <w:r w:rsidR="00B31D8E">
        <w:rPr>
          <w:rFonts w:ascii="Times New Roman" w:eastAsia="宋体" w:hAnsi="Times New Roman" w:cs="Times New Roman" w:hint="eastAsia"/>
          <w:sz w:val="24"/>
          <w:szCs w:val="24"/>
        </w:rPr>
        <w:t>，</w:t>
      </w:r>
      <w:r w:rsidR="00715FC8">
        <w:rPr>
          <w:rFonts w:ascii="Times New Roman" w:eastAsia="宋体" w:hAnsi="Times New Roman" w:cs="Times New Roman" w:hint="eastAsia"/>
          <w:sz w:val="24"/>
          <w:szCs w:val="24"/>
        </w:rPr>
        <w:t>要求被试对</w:t>
      </w:r>
      <w:r w:rsidR="008F30E6">
        <w:rPr>
          <w:rFonts w:ascii="Times New Roman" w:eastAsia="宋体" w:hAnsi="Times New Roman" w:cs="Times New Roman" w:hint="eastAsia"/>
          <w:sz w:val="24"/>
          <w:szCs w:val="24"/>
        </w:rPr>
        <w:t>集合内元素做出相应的反应</w:t>
      </w:r>
      <w:r w:rsidR="00531966">
        <w:rPr>
          <w:rFonts w:ascii="Times New Roman" w:eastAsia="宋体" w:hAnsi="Times New Roman" w:cs="Times New Roman" w:hint="eastAsia"/>
          <w:sz w:val="24"/>
          <w:szCs w:val="24"/>
        </w:rPr>
        <w:t>，最终共同组成</w:t>
      </w:r>
      <w:r w:rsidR="00EF1F9F">
        <w:rPr>
          <w:rFonts w:ascii="Times New Roman" w:eastAsia="宋体" w:hAnsi="Times New Roman" w:cs="Times New Roman" w:hint="eastAsia"/>
          <w:sz w:val="24"/>
          <w:szCs w:val="24"/>
        </w:rPr>
        <w:t>被试对于</w:t>
      </w:r>
      <w:r w:rsidR="000351B8">
        <w:rPr>
          <w:rFonts w:ascii="Times New Roman" w:eastAsia="宋体" w:hAnsi="Times New Roman" w:cs="Times New Roman" w:hint="eastAsia"/>
          <w:sz w:val="24"/>
          <w:szCs w:val="24"/>
        </w:rPr>
        <w:t>整体的认知与编码</w:t>
      </w:r>
      <w:r w:rsidR="00B35941">
        <w:rPr>
          <w:rFonts w:ascii="Times New Roman" w:eastAsia="宋体" w:hAnsi="Times New Roman" w:cs="Times New Roman" w:hint="eastAsia"/>
          <w:sz w:val="24"/>
          <w:szCs w:val="24"/>
        </w:rPr>
        <w:t>，同时也</w:t>
      </w:r>
      <w:r w:rsidR="00EF7D64">
        <w:rPr>
          <w:rFonts w:ascii="Times New Roman" w:eastAsia="宋体" w:hAnsi="Times New Roman" w:cs="Times New Roman" w:hint="eastAsia"/>
          <w:sz w:val="24"/>
          <w:szCs w:val="24"/>
        </w:rPr>
        <w:t>避免了时间信息对于</w:t>
      </w:r>
      <w:r w:rsidR="002D078C">
        <w:rPr>
          <w:rFonts w:ascii="Times New Roman" w:eastAsia="宋体" w:hAnsi="Times New Roman" w:cs="Times New Roman" w:hint="eastAsia"/>
          <w:sz w:val="24"/>
          <w:szCs w:val="24"/>
        </w:rPr>
        <w:t>创造力评估的影响。</w:t>
      </w:r>
    </w:p>
    <w:p w14:paraId="79755290" w14:textId="7A23BF34" w:rsidR="00EF7CD2" w:rsidRDefault="00EF7CD2"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FA4314">
        <w:rPr>
          <w:rFonts w:ascii="Times New Roman" w:eastAsia="宋体" w:hAnsi="Times New Roman" w:cs="Times New Roman" w:hint="eastAsia"/>
          <w:sz w:val="24"/>
          <w:szCs w:val="24"/>
        </w:rPr>
        <w:t>，</w:t>
      </w:r>
      <w:r w:rsidR="00417B71" w:rsidRPr="00CD11E1">
        <w:rPr>
          <w:rFonts w:ascii="Times New Roman" w:eastAsia="宋体" w:hAnsi="Times New Roman" w:cs="Times New Roman"/>
          <w:sz w:val="24"/>
          <w:szCs w:val="24"/>
        </w:rPr>
        <w:t>Miller</w:t>
      </w:r>
      <w:r w:rsidR="00417B71">
        <w:rPr>
          <w:rFonts w:ascii="Times New Roman" w:eastAsia="宋体" w:hAnsi="Times New Roman" w:cs="Times New Roman" w:hint="eastAsia"/>
          <w:sz w:val="24"/>
          <w:szCs w:val="24"/>
        </w:rPr>
        <w:t>与</w:t>
      </w:r>
      <w:r w:rsidR="00417B71" w:rsidRPr="00CD11E1">
        <w:rPr>
          <w:rFonts w:ascii="Times New Roman" w:eastAsia="宋体" w:hAnsi="Times New Roman" w:cs="Times New Roman"/>
          <w:sz w:val="24"/>
          <w:szCs w:val="24"/>
        </w:rPr>
        <w:t>Jhala</w:t>
      </w:r>
      <w:r w:rsidR="00417B71">
        <w:rPr>
          <w:rFonts w:ascii="Times New Roman" w:eastAsia="宋体" w:hAnsi="Times New Roman" w:cs="Times New Roman"/>
          <w:sz w:val="24"/>
          <w:szCs w:val="24"/>
        </w:rPr>
        <w:t>(2021)</w:t>
      </w:r>
      <w:r w:rsidR="00F93F14">
        <w:rPr>
          <w:rFonts w:ascii="Times New Roman" w:eastAsia="宋体" w:hAnsi="Times New Roman" w:cs="Times New Roman" w:hint="eastAsia"/>
          <w:sz w:val="24"/>
          <w:szCs w:val="24"/>
        </w:rPr>
        <w:t>提出了</w:t>
      </w:r>
      <w:r w:rsidR="0000215A">
        <w:rPr>
          <w:rFonts w:ascii="Times New Roman" w:eastAsia="宋体" w:hAnsi="Times New Roman" w:cs="Times New Roman" w:hint="eastAsia"/>
          <w:sz w:val="24"/>
          <w:szCs w:val="24"/>
        </w:rPr>
        <w:t>一种观察者导向</w:t>
      </w:r>
      <w:r w:rsidR="00545819">
        <w:rPr>
          <w:rFonts w:ascii="Times New Roman" w:eastAsia="宋体" w:hAnsi="Times New Roman" w:cs="Times New Roman" w:hint="eastAsia"/>
          <w:sz w:val="24"/>
          <w:szCs w:val="24"/>
        </w:rPr>
        <w:t>(</w:t>
      </w:r>
      <w:r w:rsidR="00545819">
        <w:rPr>
          <w:rFonts w:ascii="Times New Roman" w:eastAsia="宋体" w:hAnsi="Times New Roman" w:cs="Times New Roman"/>
          <w:sz w:val="24"/>
          <w:szCs w:val="24"/>
        </w:rPr>
        <w:t>observer-oriented)</w:t>
      </w:r>
      <w:r w:rsidR="0000215A">
        <w:rPr>
          <w:rFonts w:ascii="Times New Roman" w:eastAsia="宋体" w:hAnsi="Times New Roman" w:cs="Times New Roman" w:hint="eastAsia"/>
          <w:sz w:val="24"/>
          <w:szCs w:val="24"/>
        </w:rPr>
        <w:t>的</w:t>
      </w:r>
      <w:r w:rsidR="00383E6F">
        <w:rPr>
          <w:rFonts w:ascii="Times New Roman" w:eastAsia="宋体" w:hAnsi="Times New Roman" w:cs="Times New Roman" w:hint="eastAsia"/>
          <w:sz w:val="24"/>
          <w:szCs w:val="24"/>
        </w:rPr>
        <w:t>创造力与美学价值</w:t>
      </w:r>
      <w:r w:rsidR="00010CE4">
        <w:rPr>
          <w:rFonts w:ascii="Times New Roman" w:eastAsia="宋体" w:hAnsi="Times New Roman" w:cs="Times New Roman" w:hint="eastAsia"/>
          <w:sz w:val="24"/>
          <w:szCs w:val="24"/>
        </w:rPr>
        <w:t>评估理论框架，</w:t>
      </w:r>
      <w:r w:rsidR="00202C98">
        <w:rPr>
          <w:rFonts w:ascii="Times New Roman" w:eastAsia="宋体" w:hAnsi="Times New Roman" w:cs="Times New Roman" w:hint="eastAsia"/>
          <w:sz w:val="24"/>
          <w:szCs w:val="24"/>
        </w:rPr>
        <w:t>其核心思想</w:t>
      </w:r>
      <w:r w:rsidR="00707C31">
        <w:rPr>
          <w:rFonts w:ascii="Times New Roman" w:eastAsia="宋体" w:hAnsi="Times New Roman" w:cs="Times New Roman" w:hint="eastAsia"/>
          <w:sz w:val="24"/>
          <w:szCs w:val="24"/>
        </w:rPr>
        <w:t>是将观察者</w:t>
      </w:r>
      <w:r w:rsidR="00967CF0">
        <w:rPr>
          <w:rFonts w:ascii="Times New Roman" w:eastAsia="宋体" w:hAnsi="Times New Roman" w:cs="Times New Roman" w:hint="eastAsia"/>
          <w:sz w:val="24"/>
          <w:szCs w:val="24"/>
        </w:rPr>
        <w:t>所掌握的</w:t>
      </w:r>
      <w:r w:rsidR="007456BE">
        <w:rPr>
          <w:rFonts w:ascii="Times New Roman" w:eastAsia="宋体" w:hAnsi="Times New Roman" w:cs="Times New Roman" w:hint="eastAsia"/>
          <w:sz w:val="24"/>
          <w:szCs w:val="24"/>
        </w:rPr>
        <w:t>概念</w:t>
      </w:r>
      <w:r w:rsidR="00967CF0">
        <w:rPr>
          <w:rFonts w:ascii="Times New Roman" w:eastAsia="宋体" w:hAnsi="Times New Roman" w:cs="Times New Roman" w:hint="eastAsia"/>
          <w:sz w:val="24"/>
          <w:szCs w:val="24"/>
        </w:rPr>
        <w:t>空间与</w:t>
      </w:r>
      <w:r w:rsidR="008960FD">
        <w:rPr>
          <w:rFonts w:ascii="Times New Roman" w:eastAsia="宋体" w:hAnsi="Times New Roman" w:cs="Times New Roman" w:hint="eastAsia"/>
          <w:sz w:val="24"/>
          <w:szCs w:val="24"/>
        </w:rPr>
        <w:t>创造者</w:t>
      </w:r>
      <w:r w:rsidR="003C41F1">
        <w:rPr>
          <w:rFonts w:ascii="Times New Roman" w:eastAsia="宋体" w:hAnsi="Times New Roman" w:cs="Times New Roman" w:hint="eastAsia"/>
          <w:sz w:val="24"/>
          <w:szCs w:val="24"/>
        </w:rPr>
        <w:t>在创造中体现的概念空间</w:t>
      </w:r>
      <w:r w:rsidR="00621D78">
        <w:rPr>
          <w:rFonts w:ascii="Times New Roman" w:eastAsia="宋体" w:hAnsi="Times New Roman" w:cs="Times New Roman" w:hint="eastAsia"/>
          <w:sz w:val="24"/>
          <w:szCs w:val="24"/>
        </w:rPr>
        <w:t>相比较，</w:t>
      </w:r>
      <w:r w:rsidR="005541DE">
        <w:rPr>
          <w:rFonts w:ascii="Times New Roman" w:eastAsia="宋体" w:hAnsi="Times New Roman" w:cs="Times New Roman" w:hint="eastAsia"/>
          <w:sz w:val="24"/>
          <w:szCs w:val="24"/>
        </w:rPr>
        <w:t>进而</w:t>
      </w:r>
      <w:r w:rsidR="008307B8">
        <w:rPr>
          <w:rFonts w:ascii="Times New Roman" w:eastAsia="宋体" w:hAnsi="Times New Roman" w:cs="Times New Roman" w:hint="eastAsia"/>
          <w:sz w:val="24"/>
          <w:szCs w:val="24"/>
        </w:rPr>
        <w:t>来得出观察者视角中</w:t>
      </w:r>
      <w:r w:rsidR="00A90005">
        <w:rPr>
          <w:rFonts w:ascii="Times New Roman" w:eastAsia="宋体" w:hAnsi="Times New Roman" w:cs="Times New Roman" w:hint="eastAsia"/>
          <w:sz w:val="24"/>
          <w:szCs w:val="24"/>
        </w:rPr>
        <w:t>创造力与美学价值的大小。</w:t>
      </w:r>
      <w:r w:rsidR="007707E7">
        <w:rPr>
          <w:rFonts w:ascii="Times New Roman" w:eastAsia="宋体" w:hAnsi="Times New Roman" w:cs="Times New Roman" w:hint="eastAsia"/>
          <w:sz w:val="24"/>
          <w:szCs w:val="24"/>
        </w:rPr>
        <w:t>而</w:t>
      </w:r>
      <w:r w:rsidR="005071A5">
        <w:rPr>
          <w:rFonts w:ascii="Times New Roman" w:eastAsia="宋体" w:hAnsi="Times New Roman" w:cs="Times New Roman" w:hint="eastAsia"/>
          <w:sz w:val="24"/>
          <w:szCs w:val="24"/>
        </w:rPr>
        <w:t>要将</w:t>
      </w:r>
      <w:r w:rsidR="005071A5">
        <w:rPr>
          <w:rFonts w:ascii="Times New Roman" w:eastAsia="宋体" w:hAnsi="Times New Roman" w:cs="Times New Roman"/>
          <w:sz w:val="24"/>
          <w:szCs w:val="24"/>
        </w:rPr>
        <w:t>M</w:t>
      </w:r>
      <w:r w:rsidR="005071A5">
        <w:rPr>
          <w:rFonts w:ascii="Times New Roman" w:eastAsia="宋体" w:hAnsi="Times New Roman" w:cs="Times New Roman" w:hint="eastAsia"/>
          <w:sz w:val="24"/>
          <w:szCs w:val="24"/>
        </w:rPr>
        <w:t>iller</w:t>
      </w:r>
      <w:r w:rsidR="005071A5">
        <w:rPr>
          <w:rFonts w:ascii="Times New Roman" w:eastAsia="宋体" w:hAnsi="Times New Roman" w:cs="Times New Roman" w:hint="eastAsia"/>
          <w:sz w:val="24"/>
          <w:szCs w:val="24"/>
        </w:rPr>
        <w:t>与</w:t>
      </w:r>
      <w:r w:rsidR="005071A5" w:rsidRPr="00CD11E1">
        <w:rPr>
          <w:rFonts w:ascii="Times New Roman" w:eastAsia="宋体" w:hAnsi="Times New Roman" w:cs="Times New Roman"/>
          <w:sz w:val="24"/>
          <w:szCs w:val="24"/>
        </w:rPr>
        <w:t>Jhala</w:t>
      </w:r>
      <w:r w:rsidR="005071A5">
        <w:rPr>
          <w:rFonts w:ascii="Times New Roman" w:eastAsia="宋体" w:hAnsi="Times New Roman" w:cs="Times New Roman"/>
          <w:sz w:val="24"/>
          <w:szCs w:val="24"/>
        </w:rPr>
        <w:t>(2021)</w:t>
      </w:r>
      <w:r w:rsidR="005071A5">
        <w:rPr>
          <w:rFonts w:ascii="Times New Roman" w:eastAsia="宋体" w:hAnsi="Times New Roman" w:cs="Times New Roman" w:hint="eastAsia"/>
          <w:sz w:val="24"/>
          <w:szCs w:val="24"/>
        </w:rPr>
        <w:t>的理论框架</w:t>
      </w:r>
      <w:r w:rsidR="00C032B4">
        <w:rPr>
          <w:rFonts w:ascii="Times New Roman" w:eastAsia="宋体" w:hAnsi="Times New Roman" w:cs="Times New Roman" w:hint="eastAsia"/>
          <w:sz w:val="24"/>
          <w:szCs w:val="24"/>
        </w:rPr>
        <w:t>应用于具体计算模型搭建</w:t>
      </w:r>
      <w:r w:rsidR="00BF7B82">
        <w:rPr>
          <w:rFonts w:ascii="Times New Roman" w:eastAsia="宋体" w:hAnsi="Times New Roman" w:cs="Times New Roman" w:hint="eastAsia"/>
          <w:sz w:val="24"/>
          <w:szCs w:val="24"/>
        </w:rPr>
        <w:t>，</w:t>
      </w:r>
      <w:r w:rsidR="00F26352">
        <w:rPr>
          <w:rFonts w:ascii="Times New Roman" w:eastAsia="宋体" w:hAnsi="Times New Roman" w:cs="Times New Roman" w:hint="eastAsia"/>
          <w:sz w:val="24"/>
          <w:szCs w:val="24"/>
        </w:rPr>
        <w:t>核心在于</w:t>
      </w:r>
      <w:r w:rsidR="004559E0">
        <w:rPr>
          <w:rFonts w:ascii="Times New Roman" w:eastAsia="宋体" w:hAnsi="Times New Roman" w:cs="Times New Roman" w:hint="eastAsia"/>
          <w:sz w:val="24"/>
          <w:szCs w:val="24"/>
        </w:rPr>
        <w:t>如何</w:t>
      </w:r>
      <w:r w:rsidR="00302332">
        <w:rPr>
          <w:rFonts w:ascii="Times New Roman" w:eastAsia="宋体" w:hAnsi="Times New Roman" w:cs="Times New Roman" w:hint="eastAsia"/>
          <w:sz w:val="24"/>
          <w:szCs w:val="24"/>
        </w:rPr>
        <w:t>获取</w:t>
      </w:r>
      <w:r w:rsidR="00FA001F">
        <w:rPr>
          <w:rFonts w:ascii="Times New Roman" w:eastAsia="宋体" w:hAnsi="Times New Roman" w:cs="Times New Roman" w:hint="eastAsia"/>
          <w:sz w:val="24"/>
          <w:szCs w:val="24"/>
        </w:rPr>
        <w:t>观察者</w:t>
      </w:r>
      <w:r w:rsidR="00F50ED0">
        <w:rPr>
          <w:rFonts w:ascii="Times New Roman" w:eastAsia="宋体" w:hAnsi="Times New Roman" w:cs="Times New Roman" w:hint="eastAsia"/>
          <w:sz w:val="24"/>
          <w:szCs w:val="24"/>
        </w:rPr>
        <w:t>内隐的概念空间</w:t>
      </w:r>
      <w:r w:rsidR="00FB3A1F">
        <w:rPr>
          <w:rFonts w:ascii="Times New Roman" w:eastAsia="宋体" w:hAnsi="Times New Roman" w:cs="Times New Roman" w:hint="eastAsia"/>
          <w:sz w:val="24"/>
          <w:szCs w:val="24"/>
        </w:rPr>
        <w:t>，并且将高维度的复杂信息量化</w:t>
      </w:r>
      <w:r w:rsidR="00A805D5">
        <w:rPr>
          <w:rFonts w:ascii="Times New Roman" w:eastAsia="宋体" w:hAnsi="Times New Roman" w:cs="Times New Roman" w:hint="eastAsia"/>
          <w:sz w:val="24"/>
          <w:szCs w:val="24"/>
        </w:rPr>
        <w:t>以</w:t>
      </w:r>
      <w:r w:rsidR="00A412BA">
        <w:rPr>
          <w:rFonts w:ascii="Times New Roman" w:eastAsia="宋体" w:hAnsi="Times New Roman" w:cs="Times New Roman" w:hint="eastAsia"/>
          <w:sz w:val="24"/>
          <w:szCs w:val="24"/>
        </w:rPr>
        <w:t>实现概念空间之间的比较</w:t>
      </w:r>
      <w:r w:rsidR="003D1766">
        <w:rPr>
          <w:rFonts w:ascii="Times New Roman" w:eastAsia="宋体" w:hAnsi="Times New Roman" w:cs="Times New Roman" w:hint="eastAsia"/>
          <w:sz w:val="24"/>
          <w:szCs w:val="24"/>
        </w:rPr>
        <w:t>。</w:t>
      </w:r>
      <w:r w:rsidR="002E396D" w:rsidRPr="002E396D">
        <w:rPr>
          <w:rFonts w:ascii="Times New Roman" w:eastAsia="宋体" w:hAnsi="Times New Roman" w:cs="Times New Roman"/>
          <w:sz w:val="24"/>
          <w:szCs w:val="24"/>
        </w:rPr>
        <w:t>Petr</w:t>
      </w:r>
      <w:r w:rsidR="002E396D">
        <w:rPr>
          <w:rFonts w:ascii="Times New Roman" w:eastAsia="宋体" w:hAnsi="Times New Roman" w:cs="Times New Roman" w:hint="eastAsia"/>
          <w:sz w:val="24"/>
          <w:szCs w:val="24"/>
        </w:rPr>
        <w:t>与</w:t>
      </w:r>
      <w:r w:rsidR="002E396D" w:rsidRPr="002E396D">
        <w:rPr>
          <w:rFonts w:ascii="Times New Roman" w:eastAsia="宋体" w:hAnsi="Times New Roman" w:cs="Times New Roman"/>
          <w:sz w:val="24"/>
          <w:szCs w:val="24"/>
        </w:rPr>
        <w:t>Radek</w:t>
      </w:r>
      <w:r w:rsidR="002E396D">
        <w:rPr>
          <w:rFonts w:ascii="Times New Roman" w:eastAsia="宋体" w:hAnsi="Times New Roman" w:cs="Times New Roman"/>
          <w:sz w:val="24"/>
          <w:szCs w:val="24"/>
        </w:rPr>
        <w:t>(2010)</w:t>
      </w:r>
      <w:r w:rsidR="00235A62">
        <w:rPr>
          <w:rFonts w:ascii="Times New Roman" w:eastAsia="宋体" w:hAnsi="Times New Roman" w:cs="Times New Roman" w:hint="eastAsia"/>
          <w:sz w:val="24"/>
          <w:szCs w:val="24"/>
        </w:rPr>
        <w:t>有关推箱子游戏难度的计算提供了另一种思路。</w:t>
      </w:r>
      <w:r w:rsidR="005C4071">
        <w:rPr>
          <w:rFonts w:ascii="Times New Roman" w:eastAsia="宋体" w:hAnsi="Times New Roman" w:cs="Times New Roman" w:hint="eastAsia"/>
          <w:sz w:val="24"/>
          <w:szCs w:val="24"/>
        </w:rPr>
        <w:t>他们通过</w:t>
      </w:r>
      <w:r w:rsidR="00A06495">
        <w:rPr>
          <w:rFonts w:ascii="Times New Roman" w:eastAsia="宋体" w:hAnsi="Times New Roman" w:cs="Times New Roman" w:hint="eastAsia"/>
          <w:sz w:val="24"/>
          <w:szCs w:val="24"/>
        </w:rPr>
        <w:t>拟合</w:t>
      </w:r>
      <w:r w:rsidR="00141C85">
        <w:rPr>
          <w:rFonts w:ascii="Times New Roman" w:eastAsia="宋体" w:hAnsi="Times New Roman" w:cs="Times New Roman" w:hint="eastAsia"/>
          <w:sz w:val="24"/>
          <w:szCs w:val="24"/>
        </w:rPr>
        <w:t>启发式模型</w:t>
      </w:r>
      <w:r w:rsidR="002E58A8">
        <w:rPr>
          <w:rFonts w:ascii="Times New Roman" w:eastAsia="宋体" w:hAnsi="Times New Roman" w:cs="Times New Roman" w:hint="eastAsia"/>
          <w:sz w:val="24"/>
          <w:szCs w:val="24"/>
        </w:rPr>
        <w:t>模拟人类</w:t>
      </w:r>
      <w:r w:rsidR="005B7A31">
        <w:rPr>
          <w:rFonts w:ascii="Times New Roman" w:eastAsia="宋体" w:hAnsi="Times New Roman" w:cs="Times New Roman" w:hint="eastAsia"/>
          <w:sz w:val="24"/>
          <w:szCs w:val="24"/>
        </w:rPr>
        <w:t>的通关行为，</w:t>
      </w:r>
      <w:r w:rsidR="00DC56D0">
        <w:rPr>
          <w:rFonts w:ascii="Times New Roman" w:eastAsia="宋体" w:hAnsi="Times New Roman" w:cs="Times New Roman" w:hint="eastAsia"/>
          <w:sz w:val="24"/>
          <w:szCs w:val="24"/>
        </w:rPr>
        <w:t>根据模型的行为特征</w:t>
      </w:r>
      <w:r w:rsidR="00CE0BD2">
        <w:rPr>
          <w:rFonts w:ascii="Times New Roman" w:eastAsia="宋体" w:hAnsi="Times New Roman" w:cs="Times New Roman" w:hint="eastAsia"/>
          <w:sz w:val="24"/>
          <w:szCs w:val="24"/>
        </w:rPr>
        <w:t>来</w:t>
      </w:r>
      <w:r w:rsidR="00386509">
        <w:rPr>
          <w:rFonts w:ascii="Times New Roman" w:eastAsia="宋体" w:hAnsi="Times New Roman" w:cs="Times New Roman" w:hint="eastAsia"/>
          <w:sz w:val="24"/>
          <w:szCs w:val="24"/>
        </w:rPr>
        <w:t>表征推箱子游戏的难度</w:t>
      </w:r>
      <w:r w:rsidR="006F32AE">
        <w:rPr>
          <w:rFonts w:ascii="Times New Roman" w:eastAsia="宋体" w:hAnsi="Times New Roman" w:cs="Times New Roman" w:hint="eastAsia"/>
          <w:sz w:val="24"/>
          <w:szCs w:val="24"/>
        </w:rPr>
        <w:t>；</w:t>
      </w:r>
      <w:r w:rsidR="00E34BAF">
        <w:rPr>
          <w:rFonts w:ascii="Times New Roman" w:eastAsia="宋体" w:hAnsi="Times New Roman" w:cs="Times New Roman" w:hint="eastAsia"/>
          <w:sz w:val="24"/>
          <w:szCs w:val="24"/>
        </w:rPr>
        <w:t>并</w:t>
      </w:r>
      <w:r w:rsidR="00836EDC">
        <w:rPr>
          <w:rFonts w:ascii="Times New Roman" w:eastAsia="宋体" w:hAnsi="Times New Roman" w:cs="Times New Roman" w:hint="eastAsia"/>
          <w:sz w:val="24"/>
          <w:szCs w:val="24"/>
        </w:rPr>
        <w:t>将</w:t>
      </w:r>
      <w:r w:rsidR="00D545B0">
        <w:rPr>
          <w:rFonts w:ascii="Times New Roman" w:eastAsia="宋体" w:hAnsi="Times New Roman" w:cs="Times New Roman" w:hint="eastAsia"/>
          <w:sz w:val="24"/>
          <w:szCs w:val="24"/>
        </w:rPr>
        <w:t>通关过程转化为</w:t>
      </w:r>
      <w:r w:rsidR="00F347AF">
        <w:rPr>
          <w:rFonts w:ascii="Times New Roman" w:eastAsia="宋体" w:hAnsi="Times New Roman" w:cs="Times New Roman" w:hint="eastAsia"/>
          <w:sz w:val="24"/>
          <w:szCs w:val="24"/>
        </w:rPr>
        <w:t>有向图上状态的转移</w:t>
      </w:r>
      <w:r w:rsidR="005F198E">
        <w:rPr>
          <w:rFonts w:ascii="Times New Roman" w:eastAsia="宋体" w:hAnsi="Times New Roman" w:cs="Times New Roman" w:hint="eastAsia"/>
          <w:sz w:val="24"/>
          <w:szCs w:val="24"/>
        </w:rPr>
        <w:t>，将</w:t>
      </w:r>
      <w:r w:rsidR="00795AF2">
        <w:rPr>
          <w:rFonts w:ascii="Times New Roman" w:eastAsia="宋体" w:hAnsi="Times New Roman" w:cs="Times New Roman" w:hint="eastAsia"/>
          <w:sz w:val="24"/>
          <w:szCs w:val="24"/>
        </w:rPr>
        <w:t>对通关过程的</w:t>
      </w:r>
      <w:r w:rsidR="00CB39F7">
        <w:rPr>
          <w:rFonts w:ascii="Times New Roman" w:eastAsia="宋体" w:hAnsi="Times New Roman" w:cs="Times New Roman" w:hint="eastAsia"/>
          <w:sz w:val="24"/>
          <w:szCs w:val="24"/>
        </w:rPr>
        <w:t>研究转化为对</w:t>
      </w:r>
      <w:r w:rsidR="005A71B1">
        <w:rPr>
          <w:rFonts w:ascii="Times New Roman" w:eastAsia="宋体" w:hAnsi="Times New Roman" w:cs="Times New Roman" w:hint="eastAsia"/>
          <w:sz w:val="24"/>
          <w:szCs w:val="24"/>
        </w:rPr>
        <w:t>有向图</w:t>
      </w:r>
      <w:proofErr w:type="gramStart"/>
      <w:r w:rsidR="005A71B1">
        <w:rPr>
          <w:rFonts w:ascii="Times New Roman" w:eastAsia="宋体" w:hAnsi="Times New Roman" w:cs="Times New Roman" w:hint="eastAsia"/>
          <w:sz w:val="24"/>
          <w:szCs w:val="24"/>
        </w:rPr>
        <w:t>图结构</w:t>
      </w:r>
      <w:proofErr w:type="gramEnd"/>
      <w:r w:rsidR="005A71B1">
        <w:rPr>
          <w:rFonts w:ascii="Times New Roman" w:eastAsia="宋体" w:hAnsi="Times New Roman" w:cs="Times New Roman" w:hint="eastAsia"/>
          <w:sz w:val="24"/>
          <w:szCs w:val="24"/>
        </w:rPr>
        <w:t>的研究，发现了</w:t>
      </w:r>
      <w:r w:rsidR="00864483">
        <w:rPr>
          <w:rFonts w:ascii="Times New Roman" w:eastAsia="宋体" w:hAnsi="Times New Roman" w:cs="Times New Roman" w:hint="eastAsia"/>
          <w:sz w:val="24"/>
          <w:szCs w:val="24"/>
        </w:rPr>
        <w:t>有向图中的“瓶颈”结构，证明其对于</w:t>
      </w:r>
      <w:r w:rsidR="00615F60">
        <w:rPr>
          <w:rFonts w:ascii="Times New Roman" w:eastAsia="宋体" w:hAnsi="Times New Roman" w:cs="Times New Roman" w:hint="eastAsia"/>
          <w:sz w:val="24"/>
          <w:szCs w:val="24"/>
        </w:rPr>
        <w:t>通关游戏至关重要。</w:t>
      </w:r>
      <w:r w:rsidR="00294DC6">
        <w:rPr>
          <w:rFonts w:ascii="Times New Roman" w:eastAsia="宋体" w:hAnsi="Times New Roman" w:cs="Times New Roman" w:hint="eastAsia"/>
          <w:sz w:val="24"/>
          <w:szCs w:val="24"/>
        </w:rPr>
        <w:t>作为</w:t>
      </w:r>
      <w:r w:rsidR="00B321A7">
        <w:rPr>
          <w:rFonts w:ascii="Times New Roman" w:eastAsia="宋体" w:hAnsi="Times New Roman" w:cs="Times New Roman" w:hint="eastAsia"/>
          <w:sz w:val="24"/>
          <w:szCs w:val="24"/>
        </w:rPr>
        <w:t>推箱子游戏的变体，</w:t>
      </w:r>
      <w:r w:rsidR="00787621">
        <w:rPr>
          <w:rFonts w:ascii="Times New Roman" w:eastAsia="宋体" w:hAnsi="Times New Roman" w:cs="Times New Roman" w:hint="eastAsia"/>
          <w:sz w:val="24"/>
          <w:szCs w:val="24"/>
        </w:rPr>
        <w:t>“</w:t>
      </w:r>
      <w:r w:rsidR="00787621">
        <w:rPr>
          <w:rFonts w:ascii="Times New Roman" w:eastAsia="宋体" w:hAnsi="Times New Roman" w:cs="Times New Roman" w:hint="eastAsia"/>
          <w:sz w:val="24"/>
          <w:szCs w:val="24"/>
        </w:rPr>
        <w:t>Ba</w:t>
      </w:r>
      <w:ins w:id="789" w:author="Hang Zhang" w:date="2023-10-18T11:04:00Z">
        <w:r w:rsidR="00E45AA0">
          <w:rPr>
            <w:rFonts w:ascii="Times New Roman" w:eastAsia="宋体" w:hAnsi="Times New Roman" w:cs="Times New Roman"/>
            <w:sz w:val="24"/>
            <w:szCs w:val="24"/>
          </w:rPr>
          <w:t>b</w:t>
        </w:r>
      </w:ins>
      <w:r w:rsidR="00787621">
        <w:rPr>
          <w:rFonts w:ascii="Times New Roman" w:eastAsia="宋体" w:hAnsi="Times New Roman" w:cs="Times New Roman" w:hint="eastAsia"/>
          <w:sz w:val="24"/>
          <w:szCs w:val="24"/>
        </w:rPr>
        <w:t>a</w:t>
      </w:r>
      <w:r w:rsidR="00787621">
        <w:rPr>
          <w:rFonts w:ascii="Times New Roman" w:eastAsia="宋体" w:hAnsi="Times New Roman" w:cs="Times New Roman"/>
          <w:sz w:val="24"/>
          <w:szCs w:val="24"/>
        </w:rPr>
        <w:t xml:space="preserve"> I</w:t>
      </w:r>
      <w:r w:rsidR="00787621">
        <w:rPr>
          <w:rFonts w:ascii="Times New Roman" w:eastAsia="宋体" w:hAnsi="Times New Roman" w:cs="Times New Roman" w:hint="eastAsia"/>
          <w:sz w:val="24"/>
          <w:szCs w:val="24"/>
        </w:rPr>
        <w:t>s</w:t>
      </w:r>
      <w:r w:rsidR="00787621">
        <w:rPr>
          <w:rFonts w:ascii="Times New Roman" w:eastAsia="宋体" w:hAnsi="Times New Roman" w:cs="Times New Roman"/>
          <w:sz w:val="24"/>
          <w:szCs w:val="24"/>
        </w:rPr>
        <w:t xml:space="preserve"> Y</w:t>
      </w:r>
      <w:r w:rsidR="00787621">
        <w:rPr>
          <w:rFonts w:ascii="Times New Roman" w:eastAsia="宋体" w:hAnsi="Times New Roman" w:cs="Times New Roman" w:hint="eastAsia"/>
          <w:sz w:val="24"/>
          <w:szCs w:val="24"/>
        </w:rPr>
        <w:t>ou</w:t>
      </w:r>
      <w:r w:rsidR="00787621">
        <w:rPr>
          <w:rFonts w:ascii="Times New Roman" w:eastAsia="宋体" w:hAnsi="Times New Roman" w:cs="Times New Roman" w:hint="eastAsia"/>
          <w:sz w:val="24"/>
          <w:szCs w:val="24"/>
        </w:rPr>
        <w:t>”</w:t>
      </w:r>
      <w:r w:rsidR="00107633">
        <w:rPr>
          <w:rFonts w:ascii="Times New Roman" w:eastAsia="宋体" w:hAnsi="Times New Roman" w:cs="Times New Roman" w:hint="eastAsia"/>
          <w:sz w:val="24"/>
          <w:szCs w:val="24"/>
        </w:rPr>
        <w:t>同样可能可以</w:t>
      </w:r>
      <w:r w:rsidR="00497659">
        <w:rPr>
          <w:rFonts w:ascii="Times New Roman" w:eastAsia="宋体" w:hAnsi="Times New Roman" w:cs="Times New Roman" w:hint="eastAsia"/>
          <w:sz w:val="24"/>
          <w:szCs w:val="24"/>
        </w:rPr>
        <w:t>通过设计某种更复杂的启发式模型以</w:t>
      </w:r>
      <w:r w:rsidR="00B44220">
        <w:rPr>
          <w:rFonts w:ascii="Times New Roman" w:eastAsia="宋体" w:hAnsi="Times New Roman" w:cs="Times New Roman" w:hint="eastAsia"/>
          <w:sz w:val="24"/>
          <w:szCs w:val="24"/>
        </w:rPr>
        <w:t>通关，</w:t>
      </w:r>
      <w:r w:rsidR="00865EDA">
        <w:rPr>
          <w:rFonts w:ascii="Times New Roman" w:eastAsia="宋体" w:hAnsi="Times New Roman" w:cs="Times New Roman" w:hint="eastAsia"/>
          <w:sz w:val="24"/>
          <w:szCs w:val="24"/>
        </w:rPr>
        <w:t>并将人类被试的行为与</w:t>
      </w:r>
      <w:r w:rsidR="00CC533B">
        <w:rPr>
          <w:rFonts w:ascii="Times New Roman" w:eastAsia="宋体" w:hAnsi="Times New Roman" w:cs="Times New Roman" w:hint="eastAsia"/>
          <w:sz w:val="24"/>
          <w:szCs w:val="24"/>
        </w:rPr>
        <w:t>模型相比较以构建</w:t>
      </w:r>
      <w:r w:rsidR="004432E8">
        <w:rPr>
          <w:rFonts w:ascii="Times New Roman" w:eastAsia="宋体" w:hAnsi="Times New Roman" w:cs="Times New Roman" w:hint="eastAsia"/>
          <w:sz w:val="24"/>
          <w:szCs w:val="24"/>
        </w:rPr>
        <w:t>创造力的</w:t>
      </w:r>
      <w:r w:rsidR="00290148">
        <w:rPr>
          <w:rFonts w:ascii="Times New Roman" w:eastAsia="宋体" w:hAnsi="Times New Roman" w:cs="Times New Roman" w:hint="eastAsia"/>
          <w:sz w:val="24"/>
          <w:szCs w:val="24"/>
        </w:rPr>
        <w:t>某种指标。</w:t>
      </w:r>
    </w:p>
    <w:p w14:paraId="0ECCE8EF" w14:textId="08E8D1AE" w:rsidR="00DE6D8E" w:rsidRPr="007D47F9" w:rsidRDefault="00CF1DE1"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综上所述，</w:t>
      </w:r>
      <w:r w:rsidR="00D912E1">
        <w:rPr>
          <w:rFonts w:ascii="Times New Roman" w:eastAsia="宋体" w:hAnsi="Times New Roman" w:cs="Times New Roman" w:hint="eastAsia"/>
          <w:sz w:val="24"/>
          <w:szCs w:val="24"/>
        </w:rPr>
        <w:t>本研究虽未</w:t>
      </w:r>
      <w:r w:rsidR="00384E6B">
        <w:rPr>
          <w:rFonts w:ascii="Times New Roman" w:eastAsia="宋体" w:hAnsi="Times New Roman" w:cs="Times New Roman" w:hint="eastAsia"/>
          <w:sz w:val="24"/>
          <w:szCs w:val="24"/>
        </w:rPr>
        <w:t>验证预期的猜想，</w:t>
      </w:r>
      <w:r w:rsidR="004F1E07">
        <w:rPr>
          <w:rFonts w:ascii="Times New Roman" w:eastAsia="宋体" w:hAnsi="Times New Roman" w:cs="Times New Roman" w:hint="eastAsia"/>
          <w:sz w:val="24"/>
          <w:szCs w:val="24"/>
        </w:rPr>
        <w:t>但</w:t>
      </w:r>
      <w:r w:rsidR="007C0CC5">
        <w:rPr>
          <w:rFonts w:ascii="Times New Roman" w:eastAsia="宋体" w:hAnsi="Times New Roman" w:cs="Times New Roman" w:hint="eastAsia"/>
          <w:sz w:val="24"/>
          <w:szCs w:val="24"/>
        </w:rPr>
        <w:t>指出了在</w:t>
      </w:r>
      <w:r w:rsidR="00250C22">
        <w:rPr>
          <w:rFonts w:ascii="Times New Roman" w:eastAsia="宋体" w:hAnsi="Times New Roman" w:cs="Times New Roman" w:hint="eastAsia"/>
          <w:sz w:val="24"/>
          <w:szCs w:val="24"/>
        </w:rPr>
        <w:t>从事件结构探索创造性认知过程</w:t>
      </w:r>
      <w:r w:rsidR="005426FE">
        <w:rPr>
          <w:rFonts w:ascii="Times New Roman" w:eastAsia="宋体" w:hAnsi="Times New Roman" w:cs="Times New Roman" w:hint="eastAsia"/>
          <w:sz w:val="24"/>
          <w:szCs w:val="24"/>
        </w:rPr>
        <w:t>时需要注意的</w:t>
      </w:r>
      <w:r w:rsidR="00831505">
        <w:rPr>
          <w:rFonts w:ascii="Times New Roman" w:eastAsia="宋体" w:hAnsi="Times New Roman" w:cs="Times New Roman" w:hint="eastAsia"/>
          <w:sz w:val="24"/>
          <w:szCs w:val="24"/>
        </w:rPr>
        <w:t>问题。并结合</w:t>
      </w:r>
      <w:r w:rsidR="00987095">
        <w:rPr>
          <w:rFonts w:ascii="Times New Roman" w:eastAsia="宋体" w:hAnsi="Times New Roman" w:cs="Times New Roman" w:hint="eastAsia"/>
          <w:sz w:val="24"/>
          <w:szCs w:val="24"/>
        </w:rPr>
        <w:t>相关研究提出了未来实验可能可行的改进方向。</w:t>
      </w:r>
    </w:p>
    <w:p w14:paraId="3FD0505B" w14:textId="77777777" w:rsidR="00297F5A" w:rsidRDefault="00297F5A" w:rsidP="00297F5A">
      <w:pPr>
        <w:spacing w:line="288" w:lineRule="auto"/>
        <w:ind w:firstLine="480"/>
        <w:jc w:val="center"/>
        <w:rPr>
          <w:rFonts w:ascii="Times New Roman" w:eastAsia="黑体" w:hAnsi="Times New Roman" w:cs="Times New Roman"/>
          <w:sz w:val="24"/>
          <w:szCs w:val="24"/>
        </w:rPr>
      </w:pPr>
      <w:r>
        <w:rPr>
          <w:rFonts w:ascii="Times New Roman" w:eastAsia="黑体" w:hAnsi="Times New Roman" w:cs="Times New Roman"/>
          <w:sz w:val="24"/>
          <w:szCs w:val="24"/>
        </w:rPr>
        <w:t>参</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考</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文</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献</w:t>
      </w:r>
    </w:p>
    <w:p w14:paraId="02719E5C" w14:textId="5045DF7B" w:rsidR="00146737" w:rsidRPr="00F86C91" w:rsidRDefault="00146737" w:rsidP="00146737">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Amabile, T. M. (1990). Motivation and personal histories. In M. A. Runco &amp; R. S. </w:t>
      </w:r>
      <w:r>
        <w:rPr>
          <w:rFonts w:ascii="Times New Roman" w:eastAsia="宋体" w:hAnsi="Times New Roman" w:cs="Times New Roman" w:hint="eastAsia"/>
          <w:sz w:val="24"/>
          <w:szCs w:val="24"/>
        </w:rPr>
        <w:tab/>
        <w:t xml:space="preserve">Albert (Eds.), </w:t>
      </w:r>
      <w:r w:rsidRPr="00DB5E76">
        <w:rPr>
          <w:rFonts w:ascii="Times New Roman" w:eastAsia="宋体" w:hAnsi="Times New Roman" w:cs="Times New Roman" w:hint="eastAsia"/>
          <w:i/>
          <w:iCs/>
          <w:sz w:val="24"/>
          <w:szCs w:val="24"/>
        </w:rPr>
        <w:t>Theories of creativity</w:t>
      </w:r>
      <w:r>
        <w:rPr>
          <w:rFonts w:ascii="Times New Roman" w:eastAsia="宋体" w:hAnsi="Times New Roman" w:cs="Times New Roman" w:hint="eastAsia"/>
          <w:sz w:val="24"/>
          <w:szCs w:val="24"/>
        </w:rPr>
        <w:t xml:space="preserve"> (pp. 61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91). Newbury Park,</w:t>
      </w:r>
      <w:r w:rsidRPr="00F86C91">
        <w:rPr>
          <w:rFonts w:ascii="Times New Roman" w:eastAsia="宋体" w:hAnsi="Times New Roman" w:cs="Times New Roman" w:hint="eastAsia"/>
          <w:sz w:val="24"/>
          <w:szCs w:val="24"/>
        </w:rPr>
        <w:t xml:space="preserve"> CA: Sage </w:t>
      </w:r>
      <w:r w:rsidRPr="00F86C91">
        <w:rPr>
          <w:rFonts w:ascii="Times New Roman" w:eastAsia="宋体" w:hAnsi="Times New Roman" w:cs="Times New Roman" w:hint="eastAsia"/>
          <w:sz w:val="24"/>
          <w:szCs w:val="24"/>
        </w:rPr>
        <w:tab/>
      </w:r>
      <w:r w:rsidRPr="00F86C91">
        <w:rPr>
          <w:rFonts w:ascii="Times New Roman" w:eastAsia="宋体" w:hAnsi="Times New Roman" w:cs="Times New Roman" w:hint="eastAsia"/>
          <w:sz w:val="24"/>
          <w:szCs w:val="24"/>
        </w:rPr>
        <w:tab/>
        <w:t>Publications Inc.</w:t>
      </w:r>
    </w:p>
    <w:p w14:paraId="34E8B30F" w14:textId="1CA6CBA6" w:rsidR="008237D3" w:rsidRDefault="0044157E" w:rsidP="0001366C">
      <w:pPr>
        <w:widowControl/>
        <w:ind w:left="480" w:hangingChars="200" w:hanging="480"/>
        <w:jc w:val="left"/>
        <w:rPr>
          <w:rFonts w:ascii="Times New Roman" w:eastAsia="宋体" w:hAnsi="Times New Roman" w:cs="Times New Roman"/>
          <w:sz w:val="24"/>
          <w:szCs w:val="24"/>
        </w:rPr>
      </w:pPr>
      <w:r w:rsidRPr="0044157E">
        <w:rPr>
          <w:rFonts w:ascii="Times New Roman" w:eastAsia="宋体" w:hAnsi="Times New Roman" w:cs="Times New Roman"/>
          <w:sz w:val="24"/>
          <w:szCs w:val="24"/>
        </w:rPr>
        <w:t xml:space="preserve">Boden, M. A. (2004). </w:t>
      </w:r>
      <w:r w:rsidRPr="0044157E">
        <w:rPr>
          <w:rFonts w:ascii="Times New Roman" w:eastAsia="宋体" w:hAnsi="Times New Roman" w:cs="Times New Roman"/>
          <w:i/>
          <w:iCs/>
          <w:sz w:val="24"/>
          <w:szCs w:val="24"/>
        </w:rPr>
        <w:t>The Creative Mind: Myths and Mechanisms.</w:t>
      </w:r>
      <w:r w:rsidRPr="0044157E">
        <w:rPr>
          <w:rFonts w:ascii="Times New Roman" w:eastAsia="宋体" w:hAnsi="Times New Roman" w:cs="Times New Roman"/>
          <w:sz w:val="24"/>
          <w:szCs w:val="24"/>
        </w:rPr>
        <w:t xml:space="preserve"> London: Routledge.</w:t>
      </w:r>
    </w:p>
    <w:p w14:paraId="45DF59D3" w14:textId="2FD317D4" w:rsidR="006D7A67" w:rsidRDefault="006D7A67" w:rsidP="0001366C">
      <w:pPr>
        <w:widowControl/>
        <w:ind w:left="480" w:hangingChars="200" w:hanging="480"/>
        <w:jc w:val="left"/>
        <w:rPr>
          <w:rFonts w:ascii="Times New Roman" w:eastAsia="宋体" w:hAnsi="Times New Roman" w:cs="Times New Roman"/>
          <w:sz w:val="24"/>
          <w:szCs w:val="24"/>
        </w:rPr>
      </w:pPr>
      <w:r w:rsidRPr="006D7A67">
        <w:rPr>
          <w:rFonts w:ascii="Times New Roman" w:eastAsia="宋体" w:hAnsi="Times New Roman" w:cs="Times New Roman"/>
          <w:sz w:val="24"/>
          <w:szCs w:val="24"/>
        </w:rPr>
        <w:t xml:space="preserve">Dietrich, A. (2004). The cognitive neuroscience of creativity. </w:t>
      </w:r>
      <w:r w:rsidRPr="003C118D">
        <w:rPr>
          <w:rFonts w:ascii="Times New Roman" w:eastAsia="宋体" w:hAnsi="Times New Roman" w:cs="Times New Roman"/>
          <w:i/>
          <w:iCs/>
          <w:sz w:val="24"/>
          <w:szCs w:val="24"/>
        </w:rPr>
        <w:t>Psychonomic Bulletin &amp; Review, 11</w:t>
      </w:r>
      <w:r w:rsidRPr="006D7A67">
        <w:rPr>
          <w:rFonts w:ascii="Times New Roman" w:eastAsia="宋体" w:hAnsi="Times New Roman" w:cs="Times New Roman"/>
          <w:sz w:val="24"/>
          <w:szCs w:val="24"/>
        </w:rPr>
        <w:t xml:space="preserve">(6), 1011–1026. </w:t>
      </w:r>
      <w:hyperlink r:id="rId39" w:history="1">
        <w:r w:rsidR="00F94846" w:rsidRPr="00350FFF">
          <w:rPr>
            <w:rStyle w:val="a7"/>
            <w:rFonts w:ascii="Times New Roman" w:eastAsia="宋体" w:hAnsi="Times New Roman" w:cs="Times New Roman"/>
            <w:sz w:val="24"/>
            <w:szCs w:val="24"/>
          </w:rPr>
          <w:t>https://doi.org/10.3758/BF03196731</w:t>
        </w:r>
      </w:hyperlink>
    </w:p>
    <w:p w14:paraId="3AD4320B" w14:textId="1D2C9C78" w:rsidR="007A6C2F" w:rsidRDefault="007A6C2F" w:rsidP="0001366C">
      <w:pPr>
        <w:widowControl/>
        <w:ind w:left="480" w:hangingChars="200" w:hanging="480"/>
        <w:jc w:val="left"/>
        <w:rPr>
          <w:rFonts w:ascii="Times New Roman" w:eastAsia="宋体" w:hAnsi="Times New Roman" w:cs="Times New Roman"/>
          <w:sz w:val="24"/>
          <w:szCs w:val="24"/>
        </w:rPr>
      </w:pPr>
      <w:r w:rsidRPr="007A6C2F">
        <w:rPr>
          <w:rFonts w:ascii="Times New Roman" w:eastAsia="宋体" w:hAnsi="Times New Roman" w:cs="Times New Roman"/>
          <w:sz w:val="24"/>
          <w:szCs w:val="24"/>
        </w:rPr>
        <w:lastRenderedPageBreak/>
        <w:t xml:space="preserve">Diedrich, J., Benedek, M., Jauk, E., &amp; Neubauer, A. C. (2015). Are creative ideas novel and useful? </w:t>
      </w:r>
      <w:r w:rsidRPr="007A6C2F">
        <w:rPr>
          <w:rFonts w:ascii="Times New Roman" w:eastAsia="宋体" w:hAnsi="Times New Roman" w:cs="Times New Roman"/>
          <w:i/>
          <w:iCs/>
          <w:sz w:val="24"/>
          <w:szCs w:val="24"/>
        </w:rPr>
        <w:t>Psychology of Aesthetics, Creativity, and the Arts, 9</w:t>
      </w:r>
      <w:r w:rsidRPr="007A6C2F">
        <w:rPr>
          <w:rFonts w:ascii="Times New Roman" w:eastAsia="宋体" w:hAnsi="Times New Roman" w:cs="Times New Roman"/>
          <w:sz w:val="24"/>
          <w:szCs w:val="24"/>
        </w:rPr>
        <w:t xml:space="preserve">(1), 35–40. </w:t>
      </w:r>
      <w:hyperlink r:id="rId40" w:history="1">
        <w:r w:rsidR="00F53EB1" w:rsidRPr="00113492">
          <w:rPr>
            <w:rStyle w:val="a7"/>
            <w:rFonts w:ascii="Times New Roman" w:eastAsia="宋体" w:hAnsi="Times New Roman" w:cs="Times New Roman"/>
            <w:sz w:val="24"/>
            <w:szCs w:val="24"/>
          </w:rPr>
          <w:t>https://doi.org/10.1037/a0038688</w:t>
        </w:r>
      </w:hyperlink>
    </w:p>
    <w:p w14:paraId="642499A0" w14:textId="1B4F623B" w:rsidR="00F53EB1" w:rsidRDefault="00F53EB1" w:rsidP="0001366C">
      <w:pPr>
        <w:widowControl/>
        <w:ind w:left="480" w:hangingChars="200" w:hanging="480"/>
        <w:jc w:val="left"/>
        <w:rPr>
          <w:rFonts w:ascii="Times New Roman" w:eastAsia="宋体" w:hAnsi="Times New Roman" w:cs="Times New Roman"/>
          <w:sz w:val="24"/>
          <w:szCs w:val="24"/>
        </w:rPr>
      </w:pPr>
      <w:r w:rsidRPr="00F53EB1">
        <w:rPr>
          <w:rFonts w:ascii="Times New Roman" w:eastAsia="宋体" w:hAnsi="Times New Roman" w:cs="Times New Roman"/>
          <w:sz w:val="24"/>
          <w:szCs w:val="24"/>
        </w:rPr>
        <w:t xml:space="preserve">Eisenberg, M. L., Zacks, J. M., &amp; Flores, S. (2018). Dynamic prediction during perception of everyday events. </w:t>
      </w:r>
      <w:r w:rsidRPr="007933FB">
        <w:rPr>
          <w:rFonts w:ascii="Times New Roman" w:eastAsia="宋体" w:hAnsi="Times New Roman" w:cs="Times New Roman"/>
          <w:i/>
          <w:iCs/>
          <w:sz w:val="24"/>
          <w:szCs w:val="24"/>
        </w:rPr>
        <w:t>Cognitive Research: Principles and Implications</w:t>
      </w:r>
      <w:r w:rsidRPr="00F53EB1">
        <w:rPr>
          <w:rFonts w:ascii="Times New Roman" w:eastAsia="宋体" w:hAnsi="Times New Roman" w:cs="Times New Roman"/>
          <w:sz w:val="24"/>
          <w:szCs w:val="24"/>
        </w:rPr>
        <w:t xml:space="preserve">, </w:t>
      </w:r>
      <w:r w:rsidRPr="007933FB">
        <w:rPr>
          <w:rFonts w:ascii="Times New Roman" w:eastAsia="宋体" w:hAnsi="Times New Roman" w:cs="Times New Roman"/>
          <w:i/>
          <w:iCs/>
          <w:sz w:val="24"/>
          <w:szCs w:val="24"/>
        </w:rPr>
        <w:t>3</w:t>
      </w:r>
      <w:r w:rsidRPr="00F53EB1">
        <w:rPr>
          <w:rFonts w:ascii="Times New Roman" w:eastAsia="宋体" w:hAnsi="Times New Roman" w:cs="Times New Roman"/>
          <w:sz w:val="24"/>
          <w:szCs w:val="24"/>
        </w:rPr>
        <w:t>. https://doi.org/10.1186/s41235-018-0146-z</w:t>
      </w:r>
    </w:p>
    <w:p w14:paraId="153040E9" w14:textId="030E29DF" w:rsidR="00F94846" w:rsidRDefault="00F94846" w:rsidP="0001366C">
      <w:pPr>
        <w:widowControl/>
        <w:ind w:left="480" w:hangingChars="200" w:hanging="480"/>
        <w:jc w:val="left"/>
        <w:rPr>
          <w:rFonts w:ascii="Times New Roman" w:eastAsia="宋体" w:hAnsi="Times New Roman" w:cs="Times New Roman"/>
          <w:sz w:val="24"/>
          <w:szCs w:val="24"/>
        </w:rPr>
      </w:pPr>
      <w:r w:rsidRPr="00F94846">
        <w:rPr>
          <w:rFonts w:ascii="Times New Roman" w:eastAsia="宋体" w:hAnsi="Times New Roman" w:cs="Times New Roman"/>
          <w:sz w:val="24"/>
          <w:szCs w:val="24"/>
        </w:rPr>
        <w:t xml:space="preserve">Finke, R. A., Ward, T. B., &amp; Smith, S. M. (1992). </w:t>
      </w:r>
      <w:r w:rsidRPr="00F94846">
        <w:rPr>
          <w:rFonts w:ascii="Times New Roman" w:eastAsia="宋体" w:hAnsi="Times New Roman" w:cs="Times New Roman"/>
          <w:i/>
          <w:iCs/>
          <w:sz w:val="24"/>
          <w:szCs w:val="24"/>
        </w:rPr>
        <w:t xml:space="preserve">Creative cognition: Theory, </w:t>
      </w:r>
      <w:r w:rsidRPr="00F94846">
        <w:rPr>
          <w:rFonts w:ascii="Times New Roman" w:eastAsia="宋体" w:hAnsi="Times New Roman" w:cs="Times New Roman"/>
          <w:i/>
          <w:iCs/>
          <w:sz w:val="24"/>
          <w:szCs w:val="24"/>
        </w:rPr>
        <w:tab/>
      </w:r>
      <w:r w:rsidRPr="00F94846">
        <w:rPr>
          <w:rFonts w:ascii="Times New Roman" w:eastAsia="宋体" w:hAnsi="Times New Roman" w:cs="Times New Roman"/>
          <w:i/>
          <w:iCs/>
          <w:sz w:val="24"/>
          <w:szCs w:val="24"/>
        </w:rPr>
        <w:tab/>
      </w:r>
      <w:r w:rsidRPr="00F94846">
        <w:rPr>
          <w:rFonts w:ascii="Times New Roman" w:eastAsia="宋体" w:hAnsi="Times New Roman" w:cs="Times New Roman"/>
          <w:i/>
          <w:iCs/>
          <w:sz w:val="24"/>
          <w:szCs w:val="24"/>
        </w:rPr>
        <w:tab/>
        <w:t>research, and applications</w:t>
      </w:r>
      <w:r w:rsidRPr="00F94846">
        <w:rPr>
          <w:rFonts w:ascii="Times New Roman" w:eastAsia="宋体" w:hAnsi="Times New Roman" w:cs="Times New Roman"/>
          <w:sz w:val="24"/>
          <w:szCs w:val="24"/>
        </w:rPr>
        <w:t>. The MIT Press.</w:t>
      </w:r>
    </w:p>
    <w:p w14:paraId="010A4516" w14:textId="1061C58E" w:rsidR="002355F4" w:rsidRPr="002355F4" w:rsidRDefault="002355F4" w:rsidP="0001366C">
      <w:pPr>
        <w:widowControl/>
        <w:ind w:left="480" w:hangingChars="200" w:hanging="480"/>
        <w:jc w:val="left"/>
        <w:rPr>
          <w:rFonts w:ascii="Times New Roman" w:eastAsia="宋体" w:hAnsi="Times New Roman" w:cs="Times New Roman"/>
          <w:sz w:val="24"/>
          <w:szCs w:val="24"/>
        </w:rPr>
      </w:pPr>
      <w:r w:rsidRPr="002355F4">
        <w:rPr>
          <w:rFonts w:ascii="Times New Roman" w:eastAsia="宋体" w:hAnsi="Times New Roman" w:cs="Times New Roman"/>
          <w:sz w:val="24"/>
          <w:szCs w:val="24"/>
        </w:rPr>
        <w:t xml:space="preserve">Hennessey, B. A., &amp; Amabile, T. M. (2010). Creativity. </w:t>
      </w:r>
      <w:r w:rsidRPr="002355F4">
        <w:rPr>
          <w:rFonts w:ascii="Times New Roman" w:eastAsia="宋体" w:hAnsi="Times New Roman" w:cs="Times New Roman"/>
          <w:i/>
          <w:iCs/>
          <w:sz w:val="24"/>
          <w:szCs w:val="24"/>
        </w:rPr>
        <w:t xml:space="preserve">Annual Review of Psychology, </w:t>
      </w:r>
      <w:r w:rsidRPr="002355F4">
        <w:rPr>
          <w:rFonts w:ascii="Times New Roman" w:eastAsia="宋体" w:hAnsi="Times New Roman" w:cs="Times New Roman"/>
          <w:i/>
          <w:iCs/>
          <w:sz w:val="24"/>
          <w:szCs w:val="24"/>
        </w:rPr>
        <w:tab/>
        <w:t>61</w:t>
      </w:r>
      <w:r w:rsidRPr="002355F4">
        <w:rPr>
          <w:rFonts w:ascii="Times New Roman" w:eastAsia="宋体" w:hAnsi="Times New Roman" w:cs="Times New Roman"/>
          <w:sz w:val="24"/>
          <w:szCs w:val="24"/>
        </w:rPr>
        <w:t>, 569–598</w:t>
      </w:r>
    </w:p>
    <w:p w14:paraId="7113E269" w14:textId="7D37BA02" w:rsidR="00F1727A" w:rsidRDefault="00741764" w:rsidP="00F1727A">
      <w:pPr>
        <w:widowControl/>
        <w:ind w:left="480" w:hangingChars="200" w:hanging="480"/>
        <w:jc w:val="left"/>
        <w:rPr>
          <w:rFonts w:ascii="Times New Roman" w:eastAsia="宋体" w:hAnsi="Times New Roman" w:cs="Times New Roman"/>
          <w:sz w:val="24"/>
          <w:szCs w:val="24"/>
        </w:rPr>
      </w:pPr>
      <w:r w:rsidRPr="00741764">
        <w:rPr>
          <w:rFonts w:ascii="Times New Roman" w:eastAsia="宋体" w:hAnsi="Times New Roman" w:cs="Times New Roman"/>
          <w:sz w:val="24"/>
          <w:szCs w:val="24"/>
        </w:rPr>
        <w:t xml:space="preserve">Jordanous, A., and Keller, B. (2012). What makes musical improvisation creative? J. Interdiscip. </w:t>
      </w:r>
      <w:r w:rsidRPr="00741764">
        <w:rPr>
          <w:rFonts w:ascii="Times New Roman" w:eastAsia="宋体" w:hAnsi="Times New Roman" w:cs="Times New Roman"/>
          <w:i/>
          <w:iCs/>
          <w:sz w:val="24"/>
          <w:szCs w:val="24"/>
        </w:rPr>
        <w:t>Music Stud</w:t>
      </w:r>
      <w:r w:rsidRPr="00741764">
        <w:rPr>
          <w:rFonts w:ascii="Times New Roman" w:eastAsia="宋体" w:hAnsi="Times New Roman" w:cs="Times New Roman"/>
          <w:sz w:val="24"/>
          <w:szCs w:val="24"/>
        </w:rPr>
        <w:t xml:space="preserve">. 6, 151–175. </w:t>
      </w:r>
      <w:r w:rsidR="00526AD6">
        <w:rPr>
          <w:rFonts w:ascii="Times New Roman" w:eastAsia="宋体" w:hAnsi="Times New Roman" w:cs="Times New Roman"/>
          <w:sz w:val="24"/>
          <w:szCs w:val="24"/>
        </w:rPr>
        <w:t>https</w:t>
      </w:r>
      <w:r w:rsidR="00526AD6" w:rsidRPr="00F1727A">
        <w:rPr>
          <w:rFonts w:ascii="Times New Roman" w:eastAsia="宋体" w:hAnsi="Times New Roman" w:cs="Times New Roman"/>
          <w:sz w:val="24"/>
          <w:szCs w:val="24"/>
        </w:rPr>
        <w:t>:</w:t>
      </w:r>
      <w:r w:rsidR="00526AD6">
        <w:rPr>
          <w:rFonts w:ascii="Times New Roman" w:eastAsia="宋体" w:hAnsi="Times New Roman" w:cs="Times New Roman"/>
          <w:sz w:val="24"/>
          <w:szCs w:val="24"/>
        </w:rPr>
        <w:t>//doi.org/</w:t>
      </w:r>
      <w:r w:rsidRPr="00741764">
        <w:rPr>
          <w:rFonts w:ascii="Times New Roman" w:eastAsia="宋体" w:hAnsi="Times New Roman" w:cs="Times New Roman"/>
          <w:sz w:val="24"/>
          <w:szCs w:val="24"/>
        </w:rPr>
        <w:t>10.4407/jims.2014.02.003</w:t>
      </w:r>
    </w:p>
    <w:p w14:paraId="1E35A475" w14:textId="45F1E625" w:rsidR="00F1727A" w:rsidRDefault="00F1727A" w:rsidP="00F1727A">
      <w:pPr>
        <w:widowControl/>
        <w:ind w:left="480" w:hangingChars="200" w:hanging="480"/>
        <w:jc w:val="left"/>
        <w:rPr>
          <w:rFonts w:ascii="Times New Roman" w:eastAsia="宋体" w:hAnsi="Times New Roman" w:cs="Times New Roman"/>
          <w:sz w:val="24"/>
          <w:szCs w:val="24"/>
        </w:rPr>
      </w:pPr>
      <w:r w:rsidRPr="00F1727A">
        <w:rPr>
          <w:rFonts w:ascii="Times New Roman" w:eastAsia="宋体" w:hAnsi="Times New Roman" w:cs="Times New Roman"/>
          <w:sz w:val="24"/>
          <w:szCs w:val="24"/>
        </w:rPr>
        <w:t xml:space="preserve">Jordanous, A., and Keller, B. (2016). Modelling creativity: identifying key components through a corpus-based approach. </w:t>
      </w:r>
      <w:r w:rsidRPr="00F1727A">
        <w:rPr>
          <w:rFonts w:ascii="Times New Roman" w:eastAsia="宋体" w:hAnsi="Times New Roman" w:cs="Times New Roman"/>
          <w:i/>
          <w:iCs/>
          <w:sz w:val="24"/>
          <w:szCs w:val="24"/>
        </w:rPr>
        <w:t>PLoS ONE</w:t>
      </w:r>
      <w:r w:rsidRPr="00F1727A">
        <w:rPr>
          <w:rFonts w:ascii="Times New Roman" w:eastAsia="宋体" w:hAnsi="Times New Roman" w:cs="Times New Roman"/>
          <w:sz w:val="24"/>
          <w:szCs w:val="24"/>
        </w:rPr>
        <w:t xml:space="preserve"> </w:t>
      </w:r>
      <w:proofErr w:type="gramStart"/>
      <w:r w:rsidRPr="00F1727A">
        <w:rPr>
          <w:rFonts w:ascii="Times New Roman" w:eastAsia="宋体" w:hAnsi="Times New Roman" w:cs="Times New Roman"/>
          <w:sz w:val="24"/>
          <w:szCs w:val="24"/>
        </w:rPr>
        <w:t>11:e</w:t>
      </w:r>
      <w:proofErr w:type="gramEnd"/>
      <w:r w:rsidRPr="00F1727A">
        <w:rPr>
          <w:rFonts w:ascii="Times New Roman" w:eastAsia="宋体" w:hAnsi="Times New Roman" w:cs="Times New Roman"/>
          <w:sz w:val="24"/>
          <w:szCs w:val="24"/>
        </w:rPr>
        <w:t xml:space="preserve">0162959. </w:t>
      </w:r>
      <w:r w:rsidR="00C442F8">
        <w:rPr>
          <w:rFonts w:ascii="Times New Roman" w:eastAsia="宋体" w:hAnsi="Times New Roman" w:cs="Times New Roman"/>
          <w:sz w:val="24"/>
          <w:szCs w:val="24"/>
        </w:rPr>
        <w:t>https</w:t>
      </w:r>
      <w:r w:rsidRPr="00F1727A">
        <w:rPr>
          <w:rFonts w:ascii="Times New Roman" w:eastAsia="宋体" w:hAnsi="Times New Roman" w:cs="Times New Roman"/>
          <w:sz w:val="24"/>
          <w:szCs w:val="24"/>
        </w:rPr>
        <w:t>:</w:t>
      </w:r>
      <w:r w:rsidR="00C442F8">
        <w:rPr>
          <w:rFonts w:ascii="Times New Roman" w:eastAsia="宋体" w:hAnsi="Times New Roman" w:cs="Times New Roman"/>
          <w:sz w:val="24"/>
          <w:szCs w:val="24"/>
        </w:rPr>
        <w:t>//</w:t>
      </w:r>
      <w:r w:rsidR="00964BAB">
        <w:rPr>
          <w:rFonts w:ascii="Times New Roman" w:eastAsia="宋体" w:hAnsi="Times New Roman" w:cs="Times New Roman"/>
          <w:sz w:val="24"/>
          <w:szCs w:val="24"/>
        </w:rPr>
        <w:t>doi.org/</w:t>
      </w:r>
      <w:r w:rsidRPr="00F1727A">
        <w:rPr>
          <w:rFonts w:ascii="Times New Roman" w:eastAsia="宋体" w:hAnsi="Times New Roman" w:cs="Times New Roman"/>
          <w:sz w:val="24"/>
          <w:szCs w:val="24"/>
        </w:rPr>
        <w:t>10.1371/journal.pone.0162959</w:t>
      </w:r>
    </w:p>
    <w:p w14:paraId="5D1EFE94" w14:textId="0670925D" w:rsidR="008776D3" w:rsidRDefault="008776D3" w:rsidP="0001366C">
      <w:pPr>
        <w:widowControl/>
        <w:ind w:left="480" w:hangingChars="200" w:hanging="480"/>
        <w:jc w:val="left"/>
        <w:rPr>
          <w:rFonts w:ascii="Times New Roman" w:eastAsia="宋体" w:hAnsi="Times New Roman" w:cs="Times New Roman"/>
          <w:sz w:val="24"/>
          <w:szCs w:val="24"/>
        </w:rPr>
      </w:pPr>
      <w:r w:rsidRPr="008776D3">
        <w:rPr>
          <w:rFonts w:ascii="Times New Roman" w:eastAsia="宋体" w:hAnsi="Times New Roman" w:cs="Times New Roman"/>
          <w:sz w:val="24"/>
          <w:szCs w:val="24"/>
        </w:rPr>
        <w:t xml:space="preserve">Kaufman, J. C., &amp; Beghetto, R. A. (2009). Beyond big and little: The </w:t>
      </w:r>
      <w:proofErr w:type="gramStart"/>
      <w:r w:rsidRPr="008776D3">
        <w:rPr>
          <w:rFonts w:ascii="Times New Roman" w:eastAsia="宋体" w:hAnsi="Times New Roman" w:cs="Times New Roman"/>
          <w:sz w:val="24"/>
          <w:szCs w:val="24"/>
        </w:rPr>
        <w:t>four c</w:t>
      </w:r>
      <w:proofErr w:type="gramEnd"/>
      <w:r w:rsidRPr="008776D3">
        <w:rPr>
          <w:rFonts w:ascii="Times New Roman" w:eastAsia="宋体" w:hAnsi="Times New Roman" w:cs="Times New Roman"/>
          <w:sz w:val="24"/>
          <w:szCs w:val="24"/>
        </w:rPr>
        <w:t xml:space="preserve"> model of creativity. Review of General Psychology, 13(1), 1–12. </w:t>
      </w:r>
      <w:hyperlink r:id="rId41" w:history="1">
        <w:r w:rsidR="008B4813" w:rsidRPr="00350FFF">
          <w:rPr>
            <w:rStyle w:val="a7"/>
            <w:rFonts w:ascii="Times New Roman" w:eastAsia="宋体" w:hAnsi="Times New Roman" w:cs="Times New Roman"/>
            <w:sz w:val="24"/>
            <w:szCs w:val="24"/>
          </w:rPr>
          <w:t>https://doi.org/10.1037/a0013688</w:t>
        </w:r>
      </w:hyperlink>
    </w:p>
    <w:p w14:paraId="27ABAF49" w14:textId="32790F8D" w:rsidR="002B56E6" w:rsidRDefault="002B56E6" w:rsidP="0001366C">
      <w:pPr>
        <w:widowControl/>
        <w:ind w:left="480" w:hangingChars="200" w:hanging="480"/>
        <w:jc w:val="left"/>
        <w:rPr>
          <w:rFonts w:ascii="Times New Roman" w:eastAsia="宋体" w:hAnsi="Times New Roman" w:cs="Times New Roman"/>
          <w:sz w:val="24"/>
          <w:szCs w:val="24"/>
        </w:rPr>
      </w:pPr>
      <w:r w:rsidRPr="002B56E6">
        <w:rPr>
          <w:rFonts w:ascii="Times New Roman" w:eastAsia="宋体" w:hAnsi="Times New Roman" w:cs="Times New Roman"/>
          <w:sz w:val="24"/>
          <w:szCs w:val="24"/>
        </w:rPr>
        <w:t xml:space="preserve">Kröger, S., Rutter, B., Stark, R., Windmann, S., Hermann, C., &amp; Abraham, A. (2012). Using a shoe as a plant pot: Neural correlates of passive conceptual expansion. </w:t>
      </w:r>
      <w:r w:rsidRPr="002B56E6">
        <w:rPr>
          <w:rFonts w:ascii="Times New Roman" w:eastAsia="宋体" w:hAnsi="Times New Roman" w:cs="Times New Roman"/>
          <w:i/>
          <w:iCs/>
          <w:sz w:val="24"/>
          <w:szCs w:val="24"/>
        </w:rPr>
        <w:t>Brain Research, 1430</w:t>
      </w:r>
      <w:r w:rsidRPr="002B56E6">
        <w:rPr>
          <w:rFonts w:ascii="Times New Roman" w:eastAsia="宋体" w:hAnsi="Times New Roman" w:cs="Times New Roman"/>
          <w:sz w:val="24"/>
          <w:szCs w:val="24"/>
        </w:rPr>
        <w:t xml:space="preserve">, 52–61. </w:t>
      </w:r>
      <w:hyperlink r:id="rId42" w:history="1">
        <w:r w:rsidR="00292D9A" w:rsidRPr="00113492">
          <w:rPr>
            <w:rStyle w:val="a7"/>
            <w:rFonts w:ascii="Times New Roman" w:eastAsia="宋体" w:hAnsi="Times New Roman" w:cs="Times New Roman"/>
            <w:sz w:val="24"/>
            <w:szCs w:val="24"/>
          </w:rPr>
          <w:t>https://doi.org/10.1016/j.brainres.2011.10.031</w:t>
        </w:r>
      </w:hyperlink>
    </w:p>
    <w:p w14:paraId="469709FA" w14:textId="63B0E55A" w:rsidR="00233500" w:rsidRDefault="00292D9A" w:rsidP="00233500">
      <w:pPr>
        <w:widowControl/>
        <w:ind w:left="480" w:hangingChars="200" w:hanging="480"/>
        <w:jc w:val="left"/>
        <w:rPr>
          <w:rFonts w:ascii="Times New Roman" w:eastAsia="宋体" w:hAnsi="Times New Roman" w:cs="Times New Roman"/>
          <w:sz w:val="24"/>
          <w:szCs w:val="24"/>
        </w:rPr>
      </w:pPr>
      <w:r w:rsidRPr="00292D9A">
        <w:rPr>
          <w:rFonts w:ascii="Times New Roman" w:eastAsia="宋体" w:hAnsi="Times New Roman" w:cs="Times New Roman"/>
          <w:sz w:val="24"/>
          <w:szCs w:val="24"/>
        </w:rPr>
        <w:t xml:space="preserve">Kröger, S., Rutter, B., Hill, H., Windmann, S., Hermann, C., &amp; Abraham, A. (2013). An ERP study of passive creative conceptual expansion using a modified alternate uses task. </w:t>
      </w:r>
      <w:r w:rsidRPr="00B74226">
        <w:rPr>
          <w:rFonts w:ascii="Times New Roman" w:eastAsia="宋体" w:hAnsi="Times New Roman" w:cs="Times New Roman"/>
          <w:i/>
          <w:iCs/>
          <w:sz w:val="24"/>
          <w:szCs w:val="24"/>
        </w:rPr>
        <w:t>Brain Research, 1527</w:t>
      </w:r>
      <w:r w:rsidRPr="00292D9A">
        <w:rPr>
          <w:rFonts w:ascii="Times New Roman" w:eastAsia="宋体" w:hAnsi="Times New Roman" w:cs="Times New Roman"/>
          <w:sz w:val="24"/>
          <w:szCs w:val="24"/>
        </w:rPr>
        <w:t xml:space="preserve">, 189–198. </w:t>
      </w:r>
      <w:hyperlink r:id="rId43" w:history="1">
        <w:r w:rsidR="00233500" w:rsidRPr="00113492">
          <w:rPr>
            <w:rStyle w:val="a7"/>
            <w:rFonts w:ascii="Times New Roman" w:eastAsia="宋体" w:hAnsi="Times New Roman" w:cs="Times New Roman"/>
            <w:sz w:val="24"/>
            <w:szCs w:val="24"/>
          </w:rPr>
          <w:t>https://doi.org/10.1016/j.brainres.2013.07.007</w:t>
        </w:r>
      </w:hyperlink>
    </w:p>
    <w:p w14:paraId="145B93C0" w14:textId="6FAF41D7" w:rsidR="00C316A1" w:rsidRDefault="00C316A1" w:rsidP="00233500">
      <w:pPr>
        <w:widowControl/>
        <w:ind w:left="480" w:hangingChars="200" w:hanging="480"/>
        <w:jc w:val="left"/>
        <w:rPr>
          <w:rFonts w:ascii="Times New Roman" w:eastAsia="宋体" w:hAnsi="Times New Roman" w:cs="Times New Roman"/>
          <w:sz w:val="24"/>
          <w:szCs w:val="24"/>
        </w:rPr>
      </w:pPr>
      <w:r w:rsidRPr="00C316A1">
        <w:rPr>
          <w:rFonts w:ascii="Times New Roman" w:eastAsia="宋体" w:hAnsi="Times New Roman" w:cs="Times New Roman"/>
          <w:sz w:val="24"/>
          <w:szCs w:val="24"/>
        </w:rPr>
        <w:t xml:space="preserve">Kurby, C. A., &amp; Zacks, J. M. (2011). Age differences in the perception of hierarchical structure in events. </w:t>
      </w:r>
      <w:r w:rsidRPr="00C316A1">
        <w:rPr>
          <w:rFonts w:ascii="Times New Roman" w:eastAsia="宋体" w:hAnsi="Times New Roman" w:cs="Times New Roman"/>
          <w:i/>
          <w:iCs/>
          <w:sz w:val="24"/>
          <w:szCs w:val="24"/>
        </w:rPr>
        <w:t>Memory &amp; Cognition, 39</w:t>
      </w:r>
      <w:r w:rsidRPr="00C316A1">
        <w:rPr>
          <w:rFonts w:ascii="Times New Roman" w:eastAsia="宋体" w:hAnsi="Times New Roman" w:cs="Times New Roman"/>
          <w:sz w:val="24"/>
          <w:szCs w:val="24"/>
        </w:rPr>
        <w:t xml:space="preserve">(1), 75–91. </w:t>
      </w:r>
      <w:hyperlink r:id="rId44" w:history="1">
        <w:r w:rsidR="00CD11E1" w:rsidRPr="00113492">
          <w:rPr>
            <w:rStyle w:val="a7"/>
            <w:rFonts w:ascii="Times New Roman" w:eastAsia="宋体" w:hAnsi="Times New Roman" w:cs="Times New Roman"/>
            <w:sz w:val="24"/>
            <w:szCs w:val="24"/>
          </w:rPr>
          <w:t>https://doi.org/10.3758/s13421-010-0027-2</w:t>
        </w:r>
      </w:hyperlink>
    </w:p>
    <w:p w14:paraId="70A1F541" w14:textId="03EEA6AE" w:rsidR="00CD11E1" w:rsidRDefault="00CD11E1" w:rsidP="00233500">
      <w:pPr>
        <w:widowControl/>
        <w:ind w:left="480" w:hangingChars="200" w:hanging="480"/>
        <w:jc w:val="left"/>
        <w:rPr>
          <w:rFonts w:ascii="Times New Roman" w:eastAsia="宋体" w:hAnsi="Times New Roman" w:cs="Times New Roman"/>
          <w:sz w:val="24"/>
          <w:szCs w:val="24"/>
        </w:rPr>
      </w:pPr>
      <w:r w:rsidRPr="00CD11E1">
        <w:rPr>
          <w:rFonts w:ascii="Times New Roman" w:eastAsia="宋体" w:hAnsi="Times New Roman" w:cs="Times New Roman"/>
          <w:sz w:val="24"/>
          <w:szCs w:val="24"/>
        </w:rPr>
        <w:t>Miller, C</w:t>
      </w:r>
      <w:r>
        <w:rPr>
          <w:rFonts w:ascii="Times New Roman" w:eastAsia="宋体" w:hAnsi="Times New Roman" w:cs="Times New Roman" w:hint="eastAsia"/>
          <w:sz w:val="24"/>
          <w:szCs w:val="24"/>
        </w:rPr>
        <w:t>.</w:t>
      </w:r>
      <w:r w:rsidRPr="00CD11E1">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&amp; </w:t>
      </w:r>
      <w:r w:rsidRPr="00CD11E1">
        <w:rPr>
          <w:rFonts w:ascii="Times New Roman" w:eastAsia="宋体" w:hAnsi="Times New Roman" w:cs="Times New Roman"/>
          <w:sz w:val="24"/>
          <w:szCs w:val="24"/>
        </w:rPr>
        <w:t>Jhala, A</w:t>
      </w:r>
      <w:r>
        <w:rPr>
          <w:rFonts w:ascii="Times New Roman" w:eastAsia="宋体" w:hAnsi="Times New Roman" w:cs="Times New Roman"/>
          <w:sz w:val="24"/>
          <w:szCs w:val="24"/>
        </w:rPr>
        <w:t xml:space="preserve">. (2021). </w:t>
      </w:r>
      <w:r w:rsidR="00215792" w:rsidRPr="00215792">
        <w:rPr>
          <w:rFonts w:ascii="Times New Roman" w:eastAsia="宋体" w:hAnsi="Times New Roman" w:cs="Times New Roman"/>
          <w:sz w:val="24"/>
          <w:szCs w:val="24"/>
        </w:rPr>
        <w:t>An Observer-oriented Theory of Creativity and Aesthetic Measure</w:t>
      </w:r>
      <w:r w:rsidR="00215792">
        <w:rPr>
          <w:rFonts w:ascii="Times New Roman" w:eastAsia="宋体" w:hAnsi="Times New Roman" w:cs="Times New Roman"/>
          <w:sz w:val="24"/>
          <w:szCs w:val="24"/>
        </w:rPr>
        <w:t>.</w:t>
      </w:r>
      <w:r w:rsidR="00215792" w:rsidRPr="00215792">
        <w:t xml:space="preserve"> </w:t>
      </w:r>
      <w:r w:rsidR="00215792" w:rsidRPr="00215792">
        <w:rPr>
          <w:rFonts w:ascii="Times New Roman" w:eastAsia="宋体" w:hAnsi="Times New Roman" w:cs="Times New Roman"/>
          <w:i/>
          <w:iCs/>
          <w:sz w:val="24"/>
          <w:szCs w:val="24"/>
        </w:rPr>
        <w:t>Proceedings of the Annual Meeting of the Cognitive Science Society, 43</w:t>
      </w:r>
      <w:r w:rsidR="00215792" w:rsidRPr="00215792">
        <w:rPr>
          <w:rFonts w:ascii="Times New Roman" w:eastAsia="宋体" w:hAnsi="Times New Roman" w:cs="Times New Roman"/>
          <w:sz w:val="24"/>
          <w:szCs w:val="24"/>
        </w:rPr>
        <w:t>(43)</w:t>
      </w:r>
    </w:p>
    <w:p w14:paraId="757D1F40" w14:textId="679CE9BC" w:rsidR="000C0EF8" w:rsidRDefault="000C0EF8" w:rsidP="00233500">
      <w:pPr>
        <w:widowControl/>
        <w:ind w:left="480" w:hangingChars="200" w:hanging="480"/>
        <w:jc w:val="left"/>
        <w:rPr>
          <w:rFonts w:ascii="Times New Roman" w:eastAsia="宋体" w:hAnsi="Times New Roman" w:cs="Times New Roman"/>
          <w:sz w:val="24"/>
          <w:szCs w:val="24"/>
        </w:rPr>
      </w:pPr>
      <w:r w:rsidRPr="000C0EF8">
        <w:rPr>
          <w:rFonts w:ascii="Times New Roman" w:eastAsia="宋体" w:hAnsi="Times New Roman" w:cs="Times New Roman"/>
          <w:sz w:val="24"/>
          <w:szCs w:val="24"/>
        </w:rPr>
        <w:t>Petr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0C0EF8">
        <w:rPr>
          <w:rFonts w:ascii="Times New Roman" w:eastAsia="宋体" w:hAnsi="Times New Roman" w:cs="Times New Roman"/>
          <w:sz w:val="24"/>
          <w:szCs w:val="24"/>
        </w:rPr>
        <w:t>J</w:t>
      </w:r>
      <w:r>
        <w:rPr>
          <w:rFonts w:ascii="Times New Roman" w:eastAsia="宋体" w:hAnsi="Times New Roman" w:cs="Times New Roman"/>
          <w:sz w:val="24"/>
          <w:szCs w:val="24"/>
        </w:rPr>
        <w:t>. &amp;</w:t>
      </w:r>
      <w:r w:rsidRPr="000C0EF8">
        <w:rPr>
          <w:rFonts w:ascii="Times New Roman" w:eastAsia="宋体" w:hAnsi="Times New Roman" w:cs="Times New Roman"/>
          <w:sz w:val="24"/>
          <w:szCs w:val="24"/>
        </w:rPr>
        <w:t xml:space="preserve"> Radek</w:t>
      </w:r>
      <w:r>
        <w:rPr>
          <w:rFonts w:ascii="Times New Roman" w:eastAsia="宋体" w:hAnsi="Times New Roman" w:cs="Times New Roman"/>
          <w:sz w:val="24"/>
          <w:szCs w:val="24"/>
        </w:rPr>
        <w:t xml:space="preserve">, </w:t>
      </w:r>
      <w:proofErr w:type="gramStart"/>
      <w:r w:rsidRPr="000C0EF8">
        <w:rPr>
          <w:rFonts w:ascii="Times New Roman" w:eastAsia="宋体" w:hAnsi="Times New Roman" w:cs="Times New Roman"/>
          <w:sz w:val="24"/>
          <w:szCs w:val="24"/>
        </w:rPr>
        <w:t>P</w:t>
      </w:r>
      <w:r>
        <w:rPr>
          <w:rFonts w:ascii="Times New Roman" w:eastAsia="宋体" w:hAnsi="Times New Roman" w:cs="Times New Roman"/>
          <w:sz w:val="24"/>
          <w:szCs w:val="24"/>
        </w:rPr>
        <w:t>.</w:t>
      </w:r>
      <w:r w:rsidR="00CC1687">
        <w:rPr>
          <w:rFonts w:ascii="Times New Roman" w:eastAsia="宋体" w:hAnsi="Times New Roman" w:cs="Times New Roman"/>
          <w:sz w:val="24"/>
          <w:szCs w:val="24"/>
        </w:rPr>
        <w:t>(</w:t>
      </w:r>
      <w:proofErr w:type="gramEnd"/>
      <w:r w:rsidR="008D527F">
        <w:rPr>
          <w:rFonts w:ascii="Times New Roman" w:eastAsia="宋体" w:hAnsi="Times New Roman" w:cs="Times New Roman"/>
          <w:sz w:val="24"/>
          <w:szCs w:val="24"/>
        </w:rPr>
        <w:t>2010</w:t>
      </w:r>
      <w:r w:rsidR="00A13F68">
        <w:rPr>
          <w:rFonts w:ascii="Times New Roman" w:eastAsia="宋体" w:hAnsi="Times New Roman" w:cs="Times New Roman"/>
          <w:sz w:val="24"/>
          <w:szCs w:val="24"/>
        </w:rPr>
        <w:t xml:space="preserve">). </w:t>
      </w:r>
      <w:r w:rsidR="00A13F68" w:rsidRPr="001D1B25">
        <w:rPr>
          <w:rFonts w:ascii="Times New Roman" w:eastAsia="宋体" w:hAnsi="Times New Roman" w:cs="Times New Roman"/>
          <w:i/>
          <w:iCs/>
          <w:sz w:val="24"/>
          <w:szCs w:val="24"/>
        </w:rPr>
        <w:t>Difficulty Rating of Sokoban Puzzle</w:t>
      </w:r>
      <w:r w:rsidR="00A13F68">
        <w:rPr>
          <w:rFonts w:ascii="Times New Roman" w:eastAsia="宋体" w:hAnsi="Times New Roman" w:cs="Times New Roman"/>
          <w:sz w:val="24"/>
          <w:szCs w:val="24"/>
        </w:rPr>
        <w:t xml:space="preserve">. </w:t>
      </w:r>
      <w:r w:rsidR="00C442F8" w:rsidRPr="00C442F8">
        <w:rPr>
          <w:rFonts w:ascii="Times New Roman" w:eastAsia="宋体" w:hAnsi="Times New Roman" w:cs="Times New Roman"/>
          <w:sz w:val="24"/>
          <w:szCs w:val="24"/>
        </w:rPr>
        <w:t>Proceedings of the Fifth Starting AI Researchers' Symposium</w:t>
      </w:r>
      <w:r w:rsidR="00C143EA">
        <w:rPr>
          <w:rFonts w:ascii="Times New Roman" w:eastAsia="宋体" w:hAnsi="Times New Roman" w:cs="Times New Roman"/>
          <w:sz w:val="24"/>
          <w:szCs w:val="24"/>
        </w:rPr>
        <w:t>.</w:t>
      </w:r>
      <w:r w:rsidR="004D6289">
        <w:rPr>
          <w:rFonts w:ascii="Times New Roman" w:eastAsia="宋体" w:hAnsi="Times New Roman" w:cs="Times New Roman"/>
          <w:sz w:val="24"/>
          <w:szCs w:val="24"/>
        </w:rPr>
        <w:t xml:space="preserve"> </w:t>
      </w:r>
      <w:r w:rsidR="004D6289" w:rsidRPr="004D6289">
        <w:rPr>
          <w:rFonts w:ascii="Times New Roman" w:eastAsia="宋体" w:hAnsi="Times New Roman" w:cs="Times New Roman"/>
          <w:sz w:val="24"/>
          <w:szCs w:val="24"/>
        </w:rPr>
        <w:t>IOS Press</w:t>
      </w:r>
    </w:p>
    <w:p w14:paraId="195B53AF" w14:textId="67532323" w:rsidR="0001366C" w:rsidRDefault="00930010" w:rsidP="00233500">
      <w:pPr>
        <w:widowControl/>
        <w:jc w:val="left"/>
        <w:rPr>
          <w:rFonts w:ascii="Times New Roman" w:eastAsia="宋体" w:hAnsi="Times New Roman" w:cs="Times New Roman"/>
          <w:sz w:val="24"/>
          <w:szCs w:val="24"/>
        </w:rPr>
      </w:pPr>
      <w:r w:rsidRPr="00930010">
        <w:rPr>
          <w:rFonts w:ascii="Times New Roman" w:eastAsia="宋体" w:hAnsi="Times New Roman" w:cs="Times New Roman"/>
          <w:sz w:val="24"/>
          <w:szCs w:val="24"/>
        </w:rPr>
        <w:t xml:space="preserve">Rhodes, M. (1961). An analysis of creativity. </w:t>
      </w:r>
      <w:r w:rsidRPr="00930010">
        <w:rPr>
          <w:rFonts w:ascii="Times New Roman" w:eastAsia="宋体" w:hAnsi="Times New Roman" w:cs="Times New Roman"/>
          <w:i/>
          <w:iCs/>
          <w:sz w:val="24"/>
          <w:szCs w:val="24"/>
        </w:rPr>
        <w:t>The Phi Delta Kappan</w:t>
      </w:r>
      <w:r w:rsidRPr="00930010">
        <w:rPr>
          <w:rFonts w:ascii="Times New Roman" w:eastAsia="宋体" w:hAnsi="Times New Roman" w:cs="Times New Roman"/>
          <w:sz w:val="24"/>
          <w:szCs w:val="24"/>
        </w:rPr>
        <w:t xml:space="preserve"> 42, 305–310</w:t>
      </w:r>
    </w:p>
    <w:p w14:paraId="7B77EA4D" w14:textId="7BA56FA4" w:rsidR="00183EAE" w:rsidRDefault="00183EAE" w:rsidP="0001366C">
      <w:pPr>
        <w:widowControl/>
        <w:ind w:left="480" w:hangingChars="200" w:hanging="480"/>
        <w:jc w:val="left"/>
        <w:rPr>
          <w:rFonts w:ascii="Times New Roman" w:eastAsia="宋体" w:hAnsi="Times New Roman" w:cs="Times New Roman"/>
          <w:sz w:val="24"/>
          <w:szCs w:val="24"/>
        </w:rPr>
      </w:pPr>
      <w:r w:rsidRPr="00183EAE">
        <w:rPr>
          <w:rFonts w:ascii="Times New Roman" w:eastAsia="宋体" w:hAnsi="Times New Roman" w:cs="Times New Roman"/>
          <w:sz w:val="24"/>
          <w:szCs w:val="24"/>
        </w:rPr>
        <w:t>Rutter, B., Kröger, S., Stark, R., Schweckendiek, J., Windmann, S., Hermann, C., &amp; Abraham, A. (201</w:t>
      </w:r>
      <w:r w:rsidR="00216FB8">
        <w:rPr>
          <w:rFonts w:ascii="Times New Roman" w:eastAsia="宋体" w:hAnsi="Times New Roman" w:cs="Times New Roman"/>
          <w:sz w:val="24"/>
          <w:szCs w:val="24"/>
        </w:rPr>
        <w:t>1</w:t>
      </w:r>
      <w:r w:rsidRPr="00183EAE">
        <w:rPr>
          <w:rFonts w:ascii="Times New Roman" w:eastAsia="宋体" w:hAnsi="Times New Roman" w:cs="Times New Roman"/>
          <w:sz w:val="24"/>
          <w:szCs w:val="24"/>
        </w:rPr>
        <w:t xml:space="preserve">). Can clouds dance? Neural correlates of passive conceptual expansion using a metaphor processing task: Implications for creative cognition. </w:t>
      </w:r>
      <w:r w:rsidRPr="00183EAE">
        <w:rPr>
          <w:rFonts w:ascii="Times New Roman" w:eastAsia="宋体" w:hAnsi="Times New Roman" w:cs="Times New Roman"/>
          <w:i/>
          <w:iCs/>
          <w:sz w:val="24"/>
          <w:szCs w:val="24"/>
        </w:rPr>
        <w:t>Brain and Cognition, 78</w:t>
      </w:r>
      <w:r w:rsidRPr="00183EAE">
        <w:rPr>
          <w:rFonts w:ascii="Times New Roman" w:eastAsia="宋体" w:hAnsi="Times New Roman" w:cs="Times New Roman"/>
          <w:sz w:val="24"/>
          <w:szCs w:val="24"/>
        </w:rPr>
        <w:t xml:space="preserve">(2), 114–122. </w:t>
      </w:r>
      <w:hyperlink r:id="rId45" w:history="1">
        <w:r w:rsidR="00151420" w:rsidRPr="00113492">
          <w:rPr>
            <w:rStyle w:val="a7"/>
            <w:rFonts w:ascii="Times New Roman" w:eastAsia="宋体" w:hAnsi="Times New Roman" w:cs="Times New Roman"/>
            <w:sz w:val="24"/>
            <w:szCs w:val="24"/>
          </w:rPr>
          <w:t>https://doi.org/10.1016/j.bandc.2011.11.002</w:t>
        </w:r>
      </w:hyperlink>
    </w:p>
    <w:p w14:paraId="3CBEC5FE" w14:textId="11BBEB11" w:rsidR="00151420" w:rsidRDefault="00151420" w:rsidP="0001366C">
      <w:pPr>
        <w:widowControl/>
        <w:ind w:left="480" w:hangingChars="200" w:hanging="480"/>
        <w:jc w:val="left"/>
        <w:rPr>
          <w:rFonts w:ascii="Times New Roman" w:eastAsia="宋体" w:hAnsi="Times New Roman" w:cs="Times New Roman"/>
          <w:sz w:val="24"/>
          <w:szCs w:val="24"/>
        </w:rPr>
      </w:pPr>
      <w:r w:rsidRPr="00151420">
        <w:rPr>
          <w:rFonts w:ascii="Times New Roman" w:eastAsia="宋体" w:hAnsi="Times New Roman" w:cs="Times New Roman"/>
          <w:sz w:val="24"/>
          <w:szCs w:val="24"/>
        </w:rPr>
        <w:t xml:space="preserve">Rutter, B., Kröger, S., Hill, H., Windmann, S., Hermann, C., &amp; Abraham, A. (2012). Can clouds dance? Part 2: An ERP investigation of passive conceptual expansion. </w:t>
      </w:r>
      <w:r w:rsidRPr="00151420">
        <w:rPr>
          <w:rFonts w:ascii="Times New Roman" w:eastAsia="宋体" w:hAnsi="Times New Roman" w:cs="Times New Roman"/>
          <w:i/>
          <w:iCs/>
          <w:sz w:val="24"/>
          <w:szCs w:val="24"/>
        </w:rPr>
        <w:t>Brain and Cognition, 80</w:t>
      </w:r>
      <w:r w:rsidRPr="00151420">
        <w:rPr>
          <w:rFonts w:ascii="Times New Roman" w:eastAsia="宋体" w:hAnsi="Times New Roman" w:cs="Times New Roman"/>
          <w:sz w:val="24"/>
          <w:szCs w:val="24"/>
        </w:rPr>
        <w:t xml:space="preserve">(3), 301–310. </w:t>
      </w:r>
      <w:hyperlink r:id="rId46" w:history="1">
        <w:r w:rsidR="003C2033" w:rsidRPr="00113492">
          <w:rPr>
            <w:rStyle w:val="a7"/>
            <w:rFonts w:ascii="Times New Roman" w:eastAsia="宋体" w:hAnsi="Times New Roman" w:cs="Times New Roman"/>
            <w:sz w:val="24"/>
            <w:szCs w:val="24"/>
          </w:rPr>
          <w:t>https://doi.org/10.1016/j.bandc.2012.08.003</w:t>
        </w:r>
      </w:hyperlink>
    </w:p>
    <w:p w14:paraId="786AE2B0" w14:textId="78E2B855" w:rsidR="00B53AEB" w:rsidRDefault="00B53AEB" w:rsidP="0001366C">
      <w:pPr>
        <w:widowControl/>
        <w:ind w:left="480" w:hangingChars="200" w:hanging="480"/>
        <w:jc w:val="left"/>
        <w:rPr>
          <w:rFonts w:ascii="Times New Roman" w:eastAsia="宋体" w:hAnsi="Times New Roman" w:cs="Times New Roman"/>
          <w:sz w:val="24"/>
          <w:szCs w:val="24"/>
        </w:rPr>
      </w:pPr>
      <w:r w:rsidRPr="00B53AEB">
        <w:rPr>
          <w:rFonts w:ascii="Times New Roman" w:eastAsia="宋体" w:hAnsi="Times New Roman" w:cs="Times New Roman"/>
          <w:sz w:val="24"/>
          <w:szCs w:val="24"/>
        </w:rPr>
        <w:lastRenderedPageBreak/>
        <w:t>Ward, T. B. (2007). Creative cognition as a window on creativity.</w:t>
      </w:r>
      <w:r w:rsidRPr="00B53AEB">
        <w:rPr>
          <w:rFonts w:ascii="Times New Roman" w:eastAsia="宋体" w:hAnsi="Times New Roman" w:cs="Times New Roman"/>
          <w:i/>
          <w:iCs/>
          <w:sz w:val="24"/>
          <w:szCs w:val="24"/>
        </w:rPr>
        <w:t xml:space="preserve"> Methods, 42</w:t>
      </w:r>
      <w:r w:rsidRPr="00B53AEB">
        <w:rPr>
          <w:rFonts w:ascii="Times New Roman" w:eastAsia="宋体" w:hAnsi="Times New Roman" w:cs="Times New Roman"/>
          <w:sz w:val="24"/>
          <w:szCs w:val="24"/>
        </w:rPr>
        <w:t>, 28–</w:t>
      </w:r>
      <w:r w:rsidRPr="00B53AEB">
        <w:rPr>
          <w:rFonts w:ascii="Times New Roman" w:eastAsia="宋体" w:hAnsi="Times New Roman" w:cs="Times New Roman"/>
          <w:sz w:val="24"/>
          <w:szCs w:val="24"/>
        </w:rPr>
        <w:tab/>
        <w:t>37.https://doi.org/10.1016/j.cogbrainres.2005.05.013</w:t>
      </w:r>
    </w:p>
    <w:p w14:paraId="2CC69EF9" w14:textId="7F3C2A60" w:rsidR="005A43DB" w:rsidRDefault="00994D81" w:rsidP="0001366C">
      <w:pPr>
        <w:widowControl/>
        <w:ind w:left="480" w:hangingChars="200" w:hanging="480"/>
        <w:jc w:val="left"/>
        <w:rPr>
          <w:rFonts w:ascii="Times New Roman" w:eastAsia="宋体" w:hAnsi="Times New Roman" w:cs="Times New Roman"/>
          <w:sz w:val="24"/>
          <w:szCs w:val="24"/>
        </w:rPr>
      </w:pPr>
      <w:r w:rsidRPr="00994D81">
        <w:rPr>
          <w:rFonts w:ascii="Times New Roman" w:eastAsia="宋体" w:hAnsi="Times New Roman" w:cs="Times New Roman"/>
          <w:sz w:val="24"/>
          <w:szCs w:val="24"/>
        </w:rPr>
        <w:t>Zacks, J. M., Tversky, B., &amp; Iyer, G. (2001). Perceiving, remembering, and communicating structure in events.</w:t>
      </w:r>
      <w:r w:rsidRPr="00D347AD">
        <w:rPr>
          <w:rFonts w:ascii="Times New Roman" w:eastAsia="宋体" w:hAnsi="Times New Roman" w:cs="Times New Roman"/>
          <w:i/>
          <w:iCs/>
          <w:sz w:val="24"/>
          <w:szCs w:val="24"/>
        </w:rPr>
        <w:t xml:space="preserve"> Journal of Experimental Psychology: General, 130</w:t>
      </w:r>
      <w:r w:rsidRPr="00994D81">
        <w:rPr>
          <w:rFonts w:ascii="Times New Roman" w:eastAsia="宋体" w:hAnsi="Times New Roman" w:cs="Times New Roman"/>
          <w:sz w:val="24"/>
          <w:szCs w:val="24"/>
        </w:rPr>
        <w:t xml:space="preserve">(1), 29–58. </w:t>
      </w:r>
      <w:hyperlink r:id="rId47" w:history="1">
        <w:r w:rsidR="007B0809" w:rsidRPr="00EF0EBB">
          <w:rPr>
            <w:rStyle w:val="a7"/>
            <w:rFonts w:ascii="Times New Roman" w:eastAsia="宋体" w:hAnsi="Times New Roman" w:cs="Times New Roman"/>
            <w:sz w:val="24"/>
            <w:szCs w:val="24"/>
          </w:rPr>
          <w:t>https://doi.org/10.1037/0096-3445.130.1.29</w:t>
        </w:r>
      </w:hyperlink>
    </w:p>
    <w:p w14:paraId="67BC0A9B" w14:textId="4232963E" w:rsidR="007B0809" w:rsidRDefault="007B0809" w:rsidP="0001366C">
      <w:pPr>
        <w:widowControl/>
        <w:ind w:left="480" w:hangingChars="200" w:hanging="480"/>
        <w:jc w:val="left"/>
        <w:rPr>
          <w:rFonts w:ascii="Times New Roman" w:eastAsia="宋体" w:hAnsi="Times New Roman" w:cs="Times New Roman"/>
          <w:sz w:val="24"/>
          <w:szCs w:val="24"/>
        </w:rPr>
      </w:pPr>
    </w:p>
    <w:p w14:paraId="29BA9B9F" w14:textId="76F0E718" w:rsidR="007B0809" w:rsidRDefault="007B0809" w:rsidP="0001366C">
      <w:pPr>
        <w:widowControl/>
        <w:ind w:left="480" w:hangingChars="200" w:hanging="480"/>
        <w:jc w:val="left"/>
        <w:rPr>
          <w:rFonts w:ascii="Times New Roman" w:eastAsia="宋体" w:hAnsi="Times New Roman" w:cs="Times New Roman"/>
          <w:sz w:val="24"/>
          <w:szCs w:val="24"/>
        </w:rPr>
      </w:pPr>
    </w:p>
    <w:p w14:paraId="12DE76BD" w14:textId="7B7DDD3D" w:rsidR="007B0809" w:rsidRDefault="007B0809" w:rsidP="0001366C">
      <w:pPr>
        <w:widowControl/>
        <w:ind w:left="480" w:hangingChars="200" w:hanging="480"/>
        <w:jc w:val="left"/>
        <w:rPr>
          <w:rFonts w:ascii="Times New Roman" w:eastAsia="宋体" w:hAnsi="Times New Roman" w:cs="Times New Roman"/>
          <w:sz w:val="24"/>
          <w:szCs w:val="24"/>
        </w:rPr>
      </w:pPr>
    </w:p>
    <w:p w14:paraId="269D7049" w14:textId="00E97591" w:rsidR="007B0809" w:rsidRDefault="007B0809" w:rsidP="0001366C">
      <w:pPr>
        <w:widowControl/>
        <w:ind w:left="480" w:hangingChars="200" w:hanging="480"/>
        <w:jc w:val="left"/>
        <w:rPr>
          <w:rFonts w:ascii="Times New Roman" w:eastAsia="宋体" w:hAnsi="Times New Roman" w:cs="Times New Roman"/>
          <w:sz w:val="24"/>
          <w:szCs w:val="24"/>
        </w:rPr>
      </w:pPr>
    </w:p>
    <w:p w14:paraId="174FF560" w14:textId="77777777" w:rsidR="007B0809" w:rsidRDefault="007B0809" w:rsidP="0001366C">
      <w:pPr>
        <w:widowControl/>
        <w:ind w:left="480" w:hangingChars="200" w:hanging="480"/>
        <w:jc w:val="left"/>
        <w:rPr>
          <w:rFonts w:ascii="Times New Roman" w:eastAsia="宋体" w:hAnsi="Times New Roman" w:cs="Times New Roman"/>
          <w:sz w:val="24"/>
          <w:szCs w:val="24"/>
        </w:rPr>
      </w:pPr>
    </w:p>
    <w:p w14:paraId="5EFB68DE" w14:textId="6DF2EC7B" w:rsidR="005A43DB" w:rsidRDefault="005A43DB" w:rsidP="00933054">
      <w:pPr>
        <w:widowControl/>
        <w:jc w:val="left"/>
        <w:rPr>
          <w:rFonts w:ascii="Times New Roman" w:eastAsia="宋体" w:hAnsi="Times New Roman" w:cs="Times New Roman"/>
          <w:sz w:val="24"/>
          <w:szCs w:val="24"/>
        </w:rPr>
      </w:pPr>
    </w:p>
    <w:p w14:paraId="1B6710BD" w14:textId="786B1C99" w:rsidR="005A43DB" w:rsidRDefault="00EE46C3" w:rsidP="0024733C">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t>附录</w:t>
      </w:r>
      <w:r w:rsidR="00401C44">
        <w:rPr>
          <w:rFonts w:ascii="Times New Roman" w:eastAsia="宋体" w:hAnsi="Times New Roman" w:cs="Times New Roman" w:hint="eastAsia"/>
          <w:sz w:val="28"/>
          <w:szCs w:val="28"/>
        </w:rPr>
        <w:t>1</w:t>
      </w:r>
      <w:r w:rsidR="00401C44">
        <w:rPr>
          <w:rFonts w:ascii="Times New Roman" w:eastAsia="宋体" w:hAnsi="Times New Roman" w:cs="Times New Roman"/>
          <w:sz w:val="28"/>
          <w:szCs w:val="28"/>
        </w:rPr>
        <w:t xml:space="preserve"> </w:t>
      </w:r>
      <w:r w:rsidR="002B4696">
        <w:rPr>
          <w:rFonts w:ascii="Times New Roman" w:eastAsia="宋体" w:hAnsi="Times New Roman" w:cs="Times New Roman" w:hint="eastAsia"/>
          <w:sz w:val="28"/>
          <w:szCs w:val="28"/>
        </w:rPr>
        <w:t>实验</w:t>
      </w:r>
      <w:r w:rsidR="0024733C">
        <w:rPr>
          <w:rFonts w:ascii="Times New Roman" w:eastAsia="宋体" w:hAnsi="Times New Roman" w:cs="Times New Roman" w:hint="eastAsia"/>
          <w:sz w:val="28"/>
          <w:szCs w:val="28"/>
        </w:rPr>
        <w:t>任务</w:t>
      </w:r>
      <w:r w:rsidR="002B4696">
        <w:rPr>
          <w:rFonts w:ascii="Times New Roman" w:eastAsia="宋体" w:hAnsi="Times New Roman" w:cs="Times New Roman" w:hint="eastAsia"/>
          <w:sz w:val="28"/>
          <w:szCs w:val="28"/>
        </w:rPr>
        <w:t>背景</w:t>
      </w:r>
    </w:p>
    <w:p w14:paraId="770A56E2" w14:textId="77777777" w:rsidR="0024733C" w:rsidRPr="003E0A30" w:rsidRDefault="0024733C" w:rsidP="0024733C">
      <w:pPr>
        <w:spacing w:line="288" w:lineRule="auto"/>
        <w:jc w:val="left"/>
        <w:rPr>
          <w:rFonts w:ascii="Times New Roman" w:eastAsia="宋体" w:hAnsi="Times New Roman" w:cs="Times New Roman"/>
          <w:b/>
          <w:sz w:val="24"/>
          <w:szCs w:val="24"/>
        </w:rPr>
      </w:pPr>
      <w:r w:rsidRPr="003E0A30">
        <w:rPr>
          <w:rFonts w:ascii="Times New Roman" w:eastAsia="宋体" w:hAnsi="Times New Roman" w:cs="Times New Roman" w:hint="eastAsia"/>
          <w:b/>
          <w:sz w:val="24"/>
          <w:szCs w:val="24"/>
        </w:rPr>
        <w:t>任务背景告知：</w:t>
      </w:r>
    </w:p>
    <w:p w14:paraId="62B4188E"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为选出最具有创造力和想象力的玩家与通关方法，我们正在进行一项游戏通关方法的评比比赛。作为评审团的一员，你将协助我们完成一系列任务以完成这项评选。但为了让你可以更轻松地完成我们的任务，在开始实验前我们将一起简单熟悉本游戏的规则。</w:t>
      </w:r>
    </w:p>
    <w:p w14:paraId="321EF48D"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（进入游戏）</w:t>
      </w:r>
    </w:p>
    <w:p w14:paraId="68988D74"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在游戏中，玩家使用“↑↓←→”键控制主人公的行动，并可以推动规则允许推动的任何物体。游戏中的句子完成了对游戏世界中世界规则的制订。游戏的目标便是使“主人公”获得“胜利”。玩家可以使用“</w:t>
      </w:r>
      <w:r w:rsidRPr="003E0A30">
        <w:rPr>
          <w:rFonts w:ascii="Times New Roman" w:eastAsia="宋体" w:hAnsi="Times New Roman" w:cs="Times New Roman" w:hint="eastAsia"/>
          <w:bCs/>
          <w:sz w:val="24"/>
          <w:szCs w:val="24"/>
        </w:rPr>
        <w:t>q</w:t>
      </w:r>
      <w:r w:rsidRPr="003E0A30">
        <w:rPr>
          <w:rFonts w:ascii="Times New Roman" w:eastAsia="宋体" w:hAnsi="Times New Roman" w:cs="Times New Roman" w:hint="eastAsia"/>
          <w:bCs/>
          <w:sz w:val="24"/>
          <w:szCs w:val="24"/>
        </w:rPr>
        <w:t>”键撤销上一步操作，也可以使用“</w:t>
      </w:r>
      <w:r w:rsidRPr="003E0A30">
        <w:rPr>
          <w:rFonts w:ascii="Times New Roman" w:eastAsia="宋体" w:hAnsi="Times New Roman" w:cs="Times New Roman" w:hint="eastAsia"/>
          <w:bCs/>
          <w:sz w:val="24"/>
          <w:szCs w:val="24"/>
        </w:rPr>
        <w:t>z</w:t>
      </w:r>
      <w:r w:rsidRPr="003E0A30">
        <w:rPr>
          <w:rFonts w:ascii="Times New Roman" w:eastAsia="宋体" w:hAnsi="Times New Roman" w:cs="Times New Roman" w:hint="eastAsia"/>
          <w:bCs/>
          <w:sz w:val="24"/>
          <w:szCs w:val="24"/>
        </w:rPr>
        <w:t>”键重置游戏局面重新开始。现在你可以自由探索游戏内容，并完成四个新手关卡。</w:t>
      </w:r>
    </w:p>
    <w:p w14:paraId="3F7778E0" w14:textId="252F1CEA" w:rsidR="0024733C" w:rsidRPr="00375630" w:rsidRDefault="00375630" w:rsidP="00375630">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t>附录</w:t>
      </w:r>
      <w:r>
        <w:rPr>
          <w:rFonts w:ascii="Times New Roman" w:eastAsia="宋体" w:hAnsi="Times New Roman" w:cs="Times New Roman"/>
          <w:sz w:val="28"/>
          <w:szCs w:val="28"/>
        </w:rPr>
        <w:t xml:space="preserve">2 </w:t>
      </w:r>
      <w:r>
        <w:rPr>
          <w:rFonts w:ascii="Times New Roman" w:eastAsia="宋体" w:hAnsi="Times New Roman" w:cs="Times New Roman" w:hint="eastAsia"/>
          <w:sz w:val="28"/>
          <w:szCs w:val="28"/>
        </w:rPr>
        <w:t>实验指导语</w:t>
      </w:r>
    </w:p>
    <w:p w14:paraId="65650C21" w14:textId="77777777" w:rsidR="0024733C" w:rsidRDefault="0024733C" w:rsidP="0024733C">
      <w:pPr>
        <w:spacing w:line="288" w:lineRule="auto"/>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指导语：</w:t>
      </w:r>
    </w:p>
    <w:p w14:paraId="7186D43C" w14:textId="77777777" w:rsidR="008B78A0" w:rsidRDefault="001770CD" w:rsidP="001D13A2">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接下来，你将会进入评估关节。在实验中，你</w:t>
      </w:r>
      <w:r w:rsidR="001D13A2">
        <w:rPr>
          <w:rFonts w:ascii="Times New Roman" w:eastAsia="宋体" w:hAnsi="Times New Roman" w:cs="Times New Roman" w:hint="eastAsia"/>
          <w:bCs/>
          <w:sz w:val="24"/>
          <w:szCs w:val="24"/>
        </w:rPr>
        <w:t>将</w:t>
      </w:r>
      <w:r w:rsidRPr="001770CD">
        <w:rPr>
          <w:rFonts w:ascii="Times New Roman" w:eastAsia="宋体" w:hAnsi="Times New Roman" w:cs="Times New Roman" w:hint="eastAsia"/>
          <w:bCs/>
          <w:sz w:val="24"/>
          <w:szCs w:val="24"/>
        </w:rPr>
        <w:t>会看到其他玩家的通关</w:t>
      </w:r>
      <w:r>
        <w:rPr>
          <w:rFonts w:ascii="Times New Roman" w:eastAsia="宋体" w:hAnsi="Times New Roman" w:cs="Times New Roman" w:hint="eastAsia"/>
          <w:bCs/>
          <w:sz w:val="24"/>
          <w:szCs w:val="24"/>
        </w:rPr>
        <w:t>视</w:t>
      </w:r>
      <w:r w:rsidRPr="001770CD">
        <w:rPr>
          <w:rFonts w:ascii="Times New Roman" w:eastAsia="宋体" w:hAnsi="Times New Roman" w:cs="Times New Roman" w:hint="eastAsia"/>
          <w:bCs/>
          <w:sz w:val="24"/>
          <w:szCs w:val="24"/>
        </w:rPr>
        <w:t>频，每个视频从玩家进入关卡开始，到玩家获得胜利结束</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hint="eastAsia"/>
          <w:bCs/>
          <w:sz w:val="24"/>
          <w:szCs w:val="24"/>
        </w:rPr>
        <w:t>这批玩家使用的游戏界面和你使用的完全相同，因此通关的全过程中玩家可能会撤销操作、重启关卡、经历失败。</w:t>
      </w:r>
    </w:p>
    <w:p w14:paraId="0283E906" w14:textId="77777777" w:rsidR="007C426B" w:rsidRDefault="001770CD" w:rsidP="001D13A2">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日常生活中的事件通常可以被分解为一系列事件单元。比如如果主</w:t>
      </w:r>
      <w:proofErr w:type="gramStart"/>
      <w:r w:rsidRPr="001770CD">
        <w:rPr>
          <w:rFonts w:ascii="Times New Roman" w:eastAsia="宋体" w:hAnsi="Times New Roman" w:cs="Times New Roman" w:hint="eastAsia"/>
          <w:bCs/>
          <w:sz w:val="24"/>
          <w:szCs w:val="24"/>
        </w:rPr>
        <w:t>试现在</w:t>
      </w:r>
      <w:proofErr w:type="gramEnd"/>
      <w:r w:rsidRPr="001770CD">
        <w:rPr>
          <w:rFonts w:ascii="Times New Roman" w:eastAsia="宋体" w:hAnsi="Times New Roman" w:cs="Times New Roman" w:hint="eastAsia"/>
          <w:bCs/>
          <w:sz w:val="24"/>
          <w:szCs w:val="24"/>
        </w:rPr>
        <w:t>去关门，这个事件可以被分解为“转身”、“走到门前</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hint="eastAsia"/>
          <w:bCs/>
          <w:sz w:val="24"/>
          <w:szCs w:val="24"/>
        </w:rPr>
        <w:t>“拉动门”、“转身”、“走回来”</w:t>
      </w:r>
      <w:r w:rsidRPr="001770CD">
        <w:rPr>
          <w:rFonts w:ascii="Times New Roman" w:eastAsia="宋体" w:hAnsi="Times New Roman" w:cs="Times New Roman"/>
          <w:bCs/>
          <w:sz w:val="24"/>
          <w:szCs w:val="24"/>
        </w:rPr>
        <w:t>5</w:t>
      </w:r>
      <w:r w:rsidRPr="001770CD">
        <w:rPr>
          <w:rFonts w:ascii="Times New Roman" w:eastAsia="宋体" w:hAnsi="Times New Roman" w:cs="Times New Roman"/>
          <w:bCs/>
          <w:sz w:val="24"/>
          <w:szCs w:val="24"/>
        </w:rPr>
        <w:t>个事件单元。玩家的通关过程也是如此</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bCs/>
          <w:sz w:val="24"/>
          <w:szCs w:val="24"/>
        </w:rPr>
        <w:t>我们希望通过你的评估对玩家的通关过程进行分解。因此，在观看视频的过程中，你需要实时地对通关过程进行事件单元的划分。划分没</w:t>
      </w:r>
      <w:r w:rsidRPr="001770CD">
        <w:rPr>
          <w:rFonts w:ascii="Times New Roman" w:eastAsia="宋体" w:hAnsi="Times New Roman" w:cs="Times New Roman" w:hint="eastAsia"/>
          <w:bCs/>
          <w:sz w:val="24"/>
          <w:szCs w:val="24"/>
        </w:rPr>
        <w:t>有标准的答案，你只需按照自己的理解进行反应。</w:t>
      </w:r>
    </w:p>
    <w:p w14:paraId="5736C592" w14:textId="4475AAA9" w:rsidR="00B9482C" w:rsidRDefault="001770CD" w:rsidP="00645569">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在你划分出的每个事件单元中，可以包含一系列游戏的基础操作，比如上下左右按键、撤销、重启。当你认为，当前的事件单元</w:t>
      </w:r>
      <w:r w:rsidR="007C426B">
        <w:rPr>
          <w:rFonts w:ascii="Times New Roman" w:eastAsia="宋体" w:hAnsi="Times New Roman" w:cs="Times New Roman" w:hint="eastAsia"/>
          <w:bCs/>
          <w:sz w:val="24"/>
          <w:szCs w:val="24"/>
        </w:rPr>
        <w:t>结束，而下</w:t>
      </w:r>
      <w:r w:rsidRPr="001770CD">
        <w:rPr>
          <w:rFonts w:ascii="Times New Roman" w:eastAsia="宋体" w:hAnsi="Times New Roman" w:cs="Times New Roman" w:hint="eastAsia"/>
          <w:bCs/>
          <w:sz w:val="24"/>
          <w:szCs w:val="24"/>
        </w:rPr>
        <w:t>一个事件单</w:t>
      </w:r>
      <w:r w:rsidRPr="001770CD">
        <w:rPr>
          <w:rFonts w:ascii="Times New Roman" w:eastAsia="宋体" w:hAnsi="Times New Roman" w:cs="Times New Roman" w:hint="eastAsia"/>
          <w:bCs/>
          <w:sz w:val="24"/>
          <w:szCs w:val="24"/>
        </w:rPr>
        <w:lastRenderedPageBreak/>
        <w:t>元开始时，请迅速按下空格键进行反应。当</w:t>
      </w:r>
      <w:r w:rsidRPr="001770CD">
        <w:rPr>
          <w:rFonts w:ascii="Times New Roman" w:eastAsia="宋体" w:hAnsi="Times New Roman" w:cs="Times New Roman"/>
          <w:bCs/>
          <w:sz w:val="24"/>
          <w:szCs w:val="24"/>
        </w:rPr>
        <w:t>你按下空格键后，会听到</w:t>
      </w:r>
      <w:r w:rsidRPr="001770CD">
        <w:rPr>
          <w:rFonts w:ascii="Times New Roman" w:eastAsia="宋体" w:hAnsi="Times New Roman" w:cs="Times New Roman"/>
          <w:bCs/>
          <w:sz w:val="24"/>
          <w:szCs w:val="24"/>
        </w:rPr>
        <w:t>“</w:t>
      </w:r>
      <w:r w:rsidRPr="001770CD">
        <w:rPr>
          <w:rFonts w:ascii="Times New Roman" w:eastAsia="宋体" w:hAnsi="Times New Roman" w:cs="Times New Roman"/>
          <w:bCs/>
          <w:sz w:val="24"/>
          <w:szCs w:val="24"/>
        </w:rPr>
        <w:t>嘟</w:t>
      </w:r>
      <w:r w:rsidRPr="001770CD">
        <w:rPr>
          <w:rFonts w:ascii="Times New Roman" w:eastAsia="宋体" w:hAnsi="Times New Roman" w:cs="Times New Roman"/>
          <w:bCs/>
          <w:sz w:val="24"/>
          <w:szCs w:val="24"/>
        </w:rPr>
        <w:t>”</w:t>
      </w:r>
      <w:r w:rsidRPr="001770CD">
        <w:rPr>
          <w:rFonts w:ascii="Times New Roman" w:eastAsia="宋体" w:hAnsi="Times New Roman" w:cs="Times New Roman"/>
          <w:bCs/>
          <w:sz w:val="24"/>
          <w:szCs w:val="24"/>
        </w:rPr>
        <w:t>声反馈。</w:t>
      </w:r>
    </w:p>
    <w:p w14:paraId="093F9840" w14:textId="77777777" w:rsidR="00D30EA4" w:rsidRDefault="00645569" w:rsidP="00645569">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对于每一个通关视频，你需要连续观看两遍，分别</w:t>
      </w:r>
      <w:r>
        <w:rPr>
          <w:rFonts w:ascii="Times New Roman" w:eastAsia="宋体" w:hAnsi="Times New Roman" w:cs="Times New Roman" w:hint="eastAsia"/>
          <w:bCs/>
          <w:sz w:val="24"/>
          <w:szCs w:val="24"/>
        </w:rPr>
        <w:t>做</w:t>
      </w:r>
      <w:r w:rsidRPr="00645569">
        <w:rPr>
          <w:rFonts w:ascii="Times New Roman" w:eastAsia="宋体" w:hAnsi="Times New Roman" w:cs="Times New Roman" w:hint="eastAsia"/>
          <w:bCs/>
          <w:sz w:val="24"/>
          <w:szCs w:val="24"/>
        </w:rPr>
        <w:t>出不同细致程度的划分，我们称之为“粗划分”和“细划分”</w:t>
      </w:r>
      <w:r w:rsidR="00D30EA4">
        <w:rPr>
          <w:rFonts w:ascii="Times New Roman" w:eastAsia="宋体" w:hAnsi="Times New Roman" w:cs="Times New Roman" w:hint="eastAsia"/>
          <w:bCs/>
          <w:sz w:val="24"/>
          <w:szCs w:val="24"/>
        </w:rPr>
        <w:t>。</w:t>
      </w:r>
    </w:p>
    <w:p w14:paraId="0AAB831B" w14:textId="77777777" w:rsidR="00C64C0B"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第一遍观看时，你需要</w:t>
      </w:r>
      <w:proofErr w:type="gramStart"/>
      <w:r w:rsidRPr="00645569">
        <w:rPr>
          <w:rFonts w:ascii="Times New Roman" w:eastAsia="宋体" w:hAnsi="Times New Roman" w:cs="Times New Roman" w:hint="eastAsia"/>
          <w:bCs/>
          <w:sz w:val="24"/>
          <w:szCs w:val="24"/>
        </w:rPr>
        <w:t>作出</w:t>
      </w:r>
      <w:proofErr w:type="gramEnd"/>
      <w:r w:rsidRPr="00645569">
        <w:rPr>
          <w:rFonts w:ascii="Times New Roman" w:eastAsia="宋体" w:hAnsi="Times New Roman" w:cs="Times New Roman" w:hint="eastAsia"/>
          <w:bCs/>
          <w:sz w:val="24"/>
          <w:szCs w:val="24"/>
        </w:rPr>
        <w:t>“粗划分”，将玩家的通关过程划分成最大的事件单元</w:t>
      </w:r>
      <w:r w:rsidR="00D30EA4">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第二遍观看时，你需要</w:t>
      </w:r>
      <w:proofErr w:type="gramStart"/>
      <w:r w:rsidRPr="00645569">
        <w:rPr>
          <w:rFonts w:ascii="Times New Roman" w:eastAsia="宋体" w:hAnsi="Times New Roman" w:cs="Times New Roman" w:hint="eastAsia"/>
          <w:bCs/>
          <w:sz w:val="24"/>
          <w:szCs w:val="24"/>
        </w:rPr>
        <w:t>作出</w:t>
      </w:r>
      <w:proofErr w:type="gramEnd"/>
      <w:r w:rsidRPr="00645569">
        <w:rPr>
          <w:rFonts w:ascii="Times New Roman" w:eastAsia="宋体" w:hAnsi="Times New Roman" w:cs="Times New Roman" w:hint="eastAsia"/>
          <w:bCs/>
          <w:sz w:val="24"/>
          <w:szCs w:val="24"/>
        </w:rPr>
        <w:t>“细划分”，将视频划分为最小的事件单元。“最大”和“最小”没有固定的标准</w:t>
      </w:r>
      <w:r w:rsidR="00C64C0B">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不同的评分者会有自己的主观标准，你只需要按照自己的理解进行划分。</w:t>
      </w:r>
    </w:p>
    <w:p w14:paraId="126DB8F0" w14:textId="77777777" w:rsidR="001F46F3"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以日常事件为例，假设你要评估的是某人做早餐的过程。在第一遍“粗划分”时，你可能只会在“烤面包”这个事件单元的前后按空格</w:t>
      </w:r>
      <w:r w:rsidR="00C64C0B">
        <w:rPr>
          <w:rFonts w:ascii="Times New Roman" w:eastAsia="宋体" w:hAnsi="Times New Roman" w:cs="Times New Roman" w:hint="eastAsia"/>
          <w:bCs/>
          <w:sz w:val="24"/>
          <w:szCs w:val="24"/>
        </w:rPr>
        <w:t>做</w:t>
      </w:r>
      <w:r w:rsidRPr="00645569">
        <w:rPr>
          <w:rFonts w:ascii="Times New Roman" w:eastAsia="宋体" w:hAnsi="Times New Roman" w:cs="Times New Roman" w:hint="eastAsia"/>
          <w:bCs/>
          <w:sz w:val="24"/>
          <w:szCs w:val="24"/>
        </w:rPr>
        <w:t>出划分标记，而在第二遍</w:t>
      </w:r>
      <w:proofErr w:type="gramStart"/>
      <w:r w:rsidRPr="00645569">
        <w:rPr>
          <w:rFonts w:ascii="Times New Roman" w:eastAsia="宋体" w:hAnsi="Times New Roman" w:cs="Times New Roman" w:hint="eastAsia"/>
          <w:bCs/>
          <w:sz w:val="24"/>
          <w:szCs w:val="24"/>
        </w:rPr>
        <w:t>”</w:t>
      </w:r>
      <w:proofErr w:type="gramEnd"/>
      <w:r w:rsidRPr="00645569">
        <w:rPr>
          <w:rFonts w:ascii="Times New Roman" w:eastAsia="宋体" w:hAnsi="Times New Roman" w:cs="Times New Roman" w:hint="eastAsia"/>
          <w:bCs/>
          <w:sz w:val="24"/>
          <w:szCs w:val="24"/>
        </w:rPr>
        <w:t>细划分</w:t>
      </w:r>
      <w:proofErr w:type="gramStart"/>
      <w:r w:rsidRPr="00645569">
        <w:rPr>
          <w:rFonts w:ascii="Times New Roman" w:eastAsia="宋体" w:hAnsi="Times New Roman" w:cs="Times New Roman" w:hint="eastAsia"/>
          <w:bCs/>
          <w:sz w:val="24"/>
          <w:szCs w:val="24"/>
        </w:rPr>
        <w:t>”</w:t>
      </w:r>
      <w:proofErr w:type="gramEnd"/>
      <w:r w:rsidRPr="00645569">
        <w:rPr>
          <w:rFonts w:ascii="Times New Roman" w:eastAsia="宋体" w:hAnsi="Times New Roman" w:cs="Times New Roman" w:hint="eastAsia"/>
          <w:bCs/>
          <w:sz w:val="24"/>
          <w:szCs w:val="24"/>
        </w:rPr>
        <w:t>时，你可能会在“烤面包”中细分出“打开一袋面包”“将面包放入烤面包</w:t>
      </w:r>
      <w:r w:rsidR="00C64C0B">
        <w:rPr>
          <w:rFonts w:ascii="Times New Roman" w:eastAsia="宋体" w:hAnsi="Times New Roman" w:cs="Times New Roman" w:hint="eastAsia"/>
          <w:bCs/>
          <w:sz w:val="24"/>
          <w:szCs w:val="24"/>
        </w:rPr>
        <w:t>机</w:t>
      </w:r>
      <w:r w:rsidRPr="00645569">
        <w:rPr>
          <w:rFonts w:ascii="Times New Roman" w:eastAsia="宋体" w:hAnsi="Times New Roman" w:cs="Times New Roman" w:hint="eastAsia"/>
          <w:bCs/>
          <w:sz w:val="24"/>
          <w:szCs w:val="24"/>
        </w:rPr>
        <w:t>”“启动烤面包机</w:t>
      </w:r>
      <w:r w:rsidR="001F46F3">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等多个事件单元</w:t>
      </w:r>
      <w:r w:rsidR="001F46F3">
        <w:rPr>
          <w:rFonts w:ascii="Times New Roman" w:eastAsia="宋体" w:hAnsi="Times New Roman" w:cs="Times New Roman" w:hint="eastAsia"/>
          <w:bCs/>
          <w:sz w:val="24"/>
          <w:szCs w:val="24"/>
        </w:rPr>
        <w:t>。</w:t>
      </w:r>
    </w:p>
    <w:p w14:paraId="7120ECAF" w14:textId="0185FF37" w:rsidR="00645569"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针对当前你进行的划分程度的不同，在两次观看中按空格进行反应得到的“嘟”声反馈不同</w:t>
      </w:r>
      <w:r w:rsidR="00FA3BD6">
        <w:rPr>
          <w:rFonts w:ascii="Times New Roman" w:eastAsia="宋体" w:hAnsi="Times New Roman" w:cs="Times New Roman" w:hint="eastAsia"/>
          <w:bCs/>
          <w:sz w:val="24"/>
          <w:szCs w:val="24"/>
        </w:rPr>
        <w:t>。</w:t>
      </w:r>
    </w:p>
    <w:p w14:paraId="57F3B2EA" w14:textId="77777777" w:rsidR="00456D89" w:rsidRDefault="009D6E3A" w:rsidP="009D6E3A">
      <w:pPr>
        <w:spacing w:line="288" w:lineRule="auto"/>
        <w:ind w:firstLineChars="200" w:firstLine="480"/>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在本实验中，你的任务是</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观看一系列通关视频，每个视频观看两遍，第一遍进行</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粗划分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，第二遍进行</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细划分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，在观看完两遍视频后会对该视频进行创造力评分。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细划分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的方式是在当前的事件单元结束，而下一个事件单元开始时，按下空格键</w:t>
      </w:r>
      <w:r w:rsidR="00456D89">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按下空格键后会听到</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嘟</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声反馈。</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粗划分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时需在发现事件单元结束时按下空格暂停视频，再按下键盘上方的数字键</w:t>
      </w:r>
      <w:r w:rsidRPr="009D6E3A">
        <w:rPr>
          <w:rFonts w:ascii="Times New Roman" w:eastAsia="宋体" w:hAnsi="Times New Roman" w:cs="Times New Roman"/>
          <w:bCs/>
          <w:sz w:val="24"/>
          <w:szCs w:val="24"/>
        </w:rPr>
        <w:t>(0~9)</w:t>
      </w:r>
      <w:r w:rsidRPr="009D6E3A">
        <w:rPr>
          <w:rFonts w:ascii="Times New Roman" w:eastAsia="宋体" w:hAnsi="Times New Roman" w:cs="Times New Roman"/>
          <w:bCs/>
          <w:sz w:val="24"/>
          <w:szCs w:val="24"/>
        </w:rPr>
        <w:t>报告本次的事件单元结束于几秒前</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视频中</w:t>
      </w:r>
      <w:r w:rsidRPr="009D6E3A">
        <w:rPr>
          <w:rFonts w:ascii="Times New Roman" w:eastAsia="宋体" w:hAnsi="Times New Roman" w:cs="Times New Roman"/>
          <w:bCs/>
          <w:sz w:val="24"/>
          <w:szCs w:val="24"/>
        </w:rPr>
        <w:t>4</w:t>
      </w:r>
      <w:r w:rsidRPr="009D6E3A">
        <w:rPr>
          <w:rFonts w:ascii="Times New Roman" w:eastAsia="宋体" w:hAnsi="Times New Roman" w:cs="Times New Roman"/>
          <w:bCs/>
          <w:sz w:val="24"/>
          <w:szCs w:val="24"/>
        </w:rPr>
        <w:t>步</w:t>
      </w:r>
      <w:proofErr w:type="gramStart"/>
      <w:r w:rsidRPr="009D6E3A">
        <w:rPr>
          <w:rFonts w:ascii="Times New Roman" w:eastAsia="宋体" w:hAnsi="Times New Roman" w:cs="Times New Roman"/>
          <w:bCs/>
          <w:sz w:val="24"/>
          <w:szCs w:val="24"/>
        </w:rPr>
        <w:t>操作约</w:t>
      </w:r>
      <w:proofErr w:type="gramEnd"/>
      <w:r w:rsidRPr="009D6E3A">
        <w:rPr>
          <w:rFonts w:ascii="Times New Roman" w:eastAsia="宋体" w:hAnsi="Times New Roman" w:cs="Times New Roman"/>
          <w:bCs/>
          <w:sz w:val="24"/>
          <w:szCs w:val="24"/>
        </w:rPr>
        <w:t>耗时</w:t>
      </w:r>
      <w:r w:rsidRPr="009D6E3A">
        <w:rPr>
          <w:rFonts w:ascii="Times New Roman" w:eastAsia="宋体" w:hAnsi="Times New Roman" w:cs="Times New Roman"/>
          <w:bCs/>
          <w:sz w:val="24"/>
          <w:szCs w:val="24"/>
        </w:rPr>
        <w:t>1</w:t>
      </w:r>
      <w:r w:rsidRPr="009D6E3A">
        <w:rPr>
          <w:rFonts w:ascii="Times New Roman" w:eastAsia="宋体" w:hAnsi="Times New Roman" w:cs="Times New Roman"/>
          <w:bCs/>
          <w:sz w:val="24"/>
          <w:szCs w:val="24"/>
        </w:rPr>
        <w:t>秒</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特别的，</w:t>
      </w:r>
      <w:r w:rsidRPr="009D6E3A">
        <w:rPr>
          <w:rFonts w:ascii="Times New Roman" w:eastAsia="宋体" w:hAnsi="Times New Roman" w:cs="Times New Roman"/>
          <w:bCs/>
          <w:sz w:val="24"/>
          <w:szCs w:val="24"/>
        </w:rPr>
        <w:t>0</w:t>
      </w:r>
      <w:r w:rsidRPr="009D6E3A">
        <w:rPr>
          <w:rFonts w:ascii="Times New Roman" w:eastAsia="宋体" w:hAnsi="Times New Roman" w:cs="Times New Roman"/>
          <w:bCs/>
          <w:sz w:val="24"/>
          <w:szCs w:val="24"/>
        </w:rPr>
        <w:t>表示暂停时正好事件单元结束</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，同样会在按下后听到</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嘟</w:t>
      </w:r>
      <w:r w:rsidR="00456D89">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声反馈。每看完一个视频，你都可以自行休息，准备好后</w:t>
      </w:r>
      <w:r w:rsidRPr="009D6E3A">
        <w:rPr>
          <w:rFonts w:ascii="Times New Roman" w:eastAsia="宋体" w:hAnsi="Times New Roman" w:cs="Times New Roman" w:hint="eastAsia"/>
          <w:bCs/>
          <w:sz w:val="24"/>
          <w:szCs w:val="24"/>
        </w:rPr>
        <w:t>按鼠标左键进入下一个视频。</w:t>
      </w:r>
    </w:p>
    <w:p w14:paraId="051696A1" w14:textId="3FF5E8E0" w:rsidR="009D6E3A" w:rsidRPr="009D6E3A" w:rsidRDefault="009D6E3A" w:rsidP="00456D89">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请注意</w:t>
      </w:r>
      <w:r w:rsidRPr="009D6E3A">
        <w:rPr>
          <w:rFonts w:ascii="Times New Roman" w:eastAsia="宋体" w:hAnsi="Times New Roman" w:cs="Times New Roman"/>
          <w:bCs/>
          <w:sz w:val="24"/>
          <w:szCs w:val="24"/>
        </w:rPr>
        <w:t>:</w:t>
      </w:r>
    </w:p>
    <w:p w14:paraId="57D376D7" w14:textId="77777777" w:rsidR="00DA6F20" w:rsidRDefault="009D6E3A" w:rsidP="009141B1">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bCs/>
          <w:sz w:val="24"/>
          <w:szCs w:val="24"/>
        </w:rPr>
        <w:t>1.</w:t>
      </w:r>
      <w:r w:rsidR="00DA6F20">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你观看的每个通关视频都来自不同的玩家</w:t>
      </w:r>
      <w:r w:rsidR="00DA6F20">
        <w:rPr>
          <w:rFonts w:ascii="Times New Roman" w:eastAsia="宋体" w:hAnsi="Times New Roman" w:cs="Times New Roman" w:hint="eastAsia"/>
          <w:bCs/>
          <w:sz w:val="24"/>
          <w:szCs w:val="24"/>
        </w:rPr>
        <w:t>】</w:t>
      </w:r>
    </w:p>
    <w:p w14:paraId="551179E5" w14:textId="77777777" w:rsidR="009141B1" w:rsidRDefault="009D6E3A" w:rsidP="009141B1">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bCs/>
          <w:sz w:val="24"/>
          <w:szCs w:val="24"/>
        </w:rPr>
        <w:t>2</w:t>
      </w:r>
      <w:r w:rsidR="00DA6F20">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视频中的通关过程并非完美，是玩家解谜过程的回放，可能会出现你认为无效或者错误的操作。</w:t>
      </w:r>
    </w:p>
    <w:p w14:paraId="4E9D4F44" w14:textId="43FA5AA1" w:rsidR="009D6E3A" w:rsidRDefault="009141B1" w:rsidP="009141B1">
      <w:pPr>
        <w:spacing w:line="288" w:lineRule="auto"/>
        <w:jc w:val="left"/>
        <w:rPr>
          <w:rFonts w:ascii="Times New Roman" w:eastAsia="宋体" w:hAnsi="Times New Roman" w:cs="Times New Roman"/>
          <w:bCs/>
          <w:sz w:val="24"/>
          <w:szCs w:val="24"/>
        </w:rPr>
      </w:pPr>
      <w:r>
        <w:rPr>
          <w:rFonts w:ascii="Times New Roman" w:eastAsia="宋体" w:hAnsi="Times New Roman" w:cs="Times New Roman"/>
          <w:bCs/>
          <w:sz w:val="24"/>
          <w:szCs w:val="24"/>
        </w:rPr>
        <w:t>3.</w:t>
      </w:r>
      <w:r w:rsidR="009D6E3A" w:rsidRPr="009D6E3A">
        <w:rPr>
          <w:rFonts w:ascii="Times New Roman" w:eastAsia="宋体" w:hAnsi="Times New Roman" w:cs="Times New Roman"/>
          <w:bCs/>
          <w:sz w:val="24"/>
          <w:szCs w:val="24"/>
        </w:rPr>
        <w:t>你需要完成的评估任务没有正确或错误的标准答案，你可以自由地按照自己的理解进行反应。</w:t>
      </w:r>
    </w:p>
    <w:p w14:paraId="7673BD42" w14:textId="77777777" w:rsidR="004F66E6" w:rsidRPr="009D6E3A" w:rsidRDefault="004F66E6" w:rsidP="009141B1">
      <w:pPr>
        <w:spacing w:line="288" w:lineRule="auto"/>
        <w:jc w:val="left"/>
        <w:rPr>
          <w:rFonts w:ascii="Times New Roman" w:eastAsia="宋体" w:hAnsi="Times New Roman" w:cs="Times New Roman"/>
          <w:bCs/>
          <w:sz w:val="24"/>
          <w:szCs w:val="24"/>
        </w:rPr>
      </w:pPr>
    </w:p>
    <w:p w14:paraId="0C9C9D27" w14:textId="7E02AC31" w:rsidR="009D6E3A" w:rsidRDefault="009D6E3A" w:rsidP="004F66E6">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请按鼠标左键开始评估任务的练习，三组练习后进入正式实验</w:t>
      </w:r>
    </w:p>
    <w:p w14:paraId="23FB9E0A" w14:textId="02CA0335" w:rsidR="00C454A5" w:rsidRDefault="006953BF" w:rsidP="00766394">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t>附录</w:t>
      </w:r>
      <w:r>
        <w:rPr>
          <w:rFonts w:ascii="Times New Roman" w:eastAsia="宋体" w:hAnsi="Times New Roman" w:cs="Times New Roman"/>
          <w:sz w:val="28"/>
          <w:szCs w:val="28"/>
        </w:rPr>
        <w:t xml:space="preserve">3 </w:t>
      </w:r>
      <w:r>
        <w:rPr>
          <w:rFonts w:ascii="Times New Roman" w:eastAsia="宋体" w:hAnsi="Times New Roman" w:cs="Times New Roman" w:hint="eastAsia"/>
          <w:sz w:val="28"/>
          <w:szCs w:val="28"/>
        </w:rPr>
        <w:t>细分割</w:t>
      </w:r>
      <w:r w:rsidR="00BA53DE">
        <w:rPr>
          <w:rFonts w:ascii="Times New Roman" w:eastAsia="宋体" w:hAnsi="Times New Roman" w:cs="Times New Roman" w:hint="eastAsia"/>
          <w:sz w:val="28"/>
          <w:szCs w:val="28"/>
        </w:rPr>
        <w:t>中被试事件分割事件点的分布</w:t>
      </w:r>
    </w:p>
    <w:p w14:paraId="50F3AB25" w14:textId="1546CE76" w:rsidR="006A1F98" w:rsidRPr="00C454A5" w:rsidRDefault="006A1F98" w:rsidP="00C454A5">
      <w:pPr>
        <w:widowControl/>
        <w:ind w:left="482" w:hangingChars="200" w:hanging="482"/>
        <w:rPr>
          <w:rFonts w:ascii="Times New Roman" w:eastAsia="宋体" w:hAnsi="Times New Roman" w:cs="Times New Roman"/>
          <w:b/>
          <w:bCs/>
          <w:sz w:val="24"/>
          <w:szCs w:val="24"/>
        </w:rPr>
      </w:pPr>
      <w:r w:rsidRPr="00C454A5">
        <w:rPr>
          <w:rFonts w:ascii="Times New Roman" w:eastAsia="宋体" w:hAnsi="Times New Roman" w:cs="Times New Roman" w:hint="eastAsia"/>
          <w:b/>
          <w:bCs/>
          <w:sz w:val="24"/>
          <w:szCs w:val="24"/>
        </w:rPr>
        <w:t>图Ⅰ至图</w:t>
      </w:r>
      <w:proofErr w:type="gramStart"/>
      <w:r w:rsidRPr="00C454A5">
        <w:rPr>
          <w:rFonts w:ascii="Times New Roman" w:eastAsia="宋体" w:hAnsi="Times New Roman" w:cs="Times New Roman" w:hint="eastAsia"/>
          <w:b/>
          <w:bCs/>
          <w:sz w:val="24"/>
          <w:szCs w:val="24"/>
        </w:rPr>
        <w:t>Ⅴ分别</w:t>
      </w:r>
      <w:proofErr w:type="gramEnd"/>
      <w:r w:rsidRPr="00C454A5">
        <w:rPr>
          <w:rFonts w:ascii="Times New Roman" w:eastAsia="宋体" w:hAnsi="Times New Roman" w:cs="Times New Roman" w:hint="eastAsia"/>
          <w:b/>
          <w:bCs/>
          <w:sz w:val="24"/>
          <w:szCs w:val="24"/>
        </w:rPr>
        <w:t>为关卡</w:t>
      </w:r>
      <w:proofErr w:type="gramStart"/>
      <w:r w:rsidRPr="00C454A5">
        <w:rPr>
          <w:rFonts w:ascii="Times New Roman" w:eastAsia="宋体" w:hAnsi="Times New Roman" w:cs="Times New Roman" w:hint="eastAsia"/>
          <w:b/>
          <w:bCs/>
          <w:sz w:val="24"/>
          <w:szCs w:val="24"/>
        </w:rPr>
        <w:t>一</w:t>
      </w:r>
      <w:proofErr w:type="gramEnd"/>
      <w:r w:rsidRPr="00C454A5">
        <w:rPr>
          <w:rFonts w:ascii="Times New Roman" w:eastAsia="宋体" w:hAnsi="Times New Roman" w:cs="Times New Roman" w:hint="eastAsia"/>
          <w:b/>
          <w:bCs/>
          <w:sz w:val="24"/>
          <w:szCs w:val="24"/>
        </w:rPr>
        <w:t>至关卡五</w:t>
      </w:r>
      <w:r w:rsidR="00C454A5" w:rsidRPr="00C454A5">
        <w:rPr>
          <w:rFonts w:ascii="Times New Roman" w:eastAsia="宋体" w:hAnsi="Times New Roman" w:cs="Times New Roman" w:hint="eastAsia"/>
          <w:b/>
          <w:bCs/>
          <w:sz w:val="24"/>
          <w:szCs w:val="24"/>
        </w:rPr>
        <w:t>：</w:t>
      </w:r>
    </w:p>
    <w:p w14:paraId="0BD9F601" w14:textId="1536E683" w:rsidR="00263F7E" w:rsidRDefault="00AF29A6" w:rsidP="006953BF">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lastRenderedPageBreak/>
        <w:drawing>
          <wp:inline distT="0" distB="0" distL="0" distR="0" wp14:anchorId="7635E2C3" wp14:editId="5A147F66">
            <wp:extent cx="3839692" cy="28800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03A1001F" w14:textId="6E3BA6E0" w:rsidR="00361571" w:rsidRDefault="006A1F98" w:rsidP="00361571">
      <w:pPr>
        <w:widowControl/>
        <w:ind w:left="480" w:hangingChars="200" w:hanging="480"/>
        <w:jc w:val="center"/>
        <w:rPr>
          <w:rFonts w:ascii="Times New Roman" w:eastAsia="宋体" w:hAnsi="Times New Roman" w:cs="Times New Roman"/>
          <w:sz w:val="24"/>
          <w:szCs w:val="24"/>
        </w:rPr>
      </w:pPr>
      <w:r w:rsidRPr="00766394">
        <w:rPr>
          <w:rFonts w:ascii="Times New Roman" w:eastAsia="宋体" w:hAnsi="Times New Roman" w:cs="Times New Roman" w:hint="eastAsia"/>
          <w:sz w:val="24"/>
          <w:szCs w:val="24"/>
        </w:rPr>
        <w:t>图Ⅰ</w:t>
      </w:r>
    </w:p>
    <w:p w14:paraId="017DD923" w14:textId="77777777" w:rsidR="00361571" w:rsidRDefault="00361571" w:rsidP="00361571">
      <w:pPr>
        <w:widowControl/>
        <w:ind w:left="560" w:hangingChars="200" w:hanging="560"/>
        <w:jc w:val="center"/>
        <w:rPr>
          <w:rFonts w:ascii="Times New Roman" w:eastAsia="宋体" w:hAnsi="Times New Roman" w:cs="Times New Roman"/>
          <w:sz w:val="28"/>
          <w:szCs w:val="28"/>
        </w:rPr>
      </w:pPr>
    </w:p>
    <w:p w14:paraId="4F43CFD3" w14:textId="6BC56416" w:rsidR="00361571" w:rsidRDefault="00996333"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drawing>
          <wp:inline distT="0" distB="0" distL="0" distR="0" wp14:anchorId="0E9D8F57" wp14:editId="49B323FD">
            <wp:extent cx="3839692" cy="2880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780A95B" w14:textId="10067428" w:rsidR="00361571" w:rsidRPr="00361571" w:rsidRDefault="00361571" w:rsidP="006953BF">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图Ⅱ</w:t>
      </w:r>
    </w:p>
    <w:p w14:paraId="06BD6927" w14:textId="3040AB49" w:rsidR="00361571" w:rsidRDefault="00996333" w:rsidP="006953BF">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lastRenderedPageBreak/>
        <w:drawing>
          <wp:inline distT="0" distB="0" distL="0" distR="0" wp14:anchorId="3BF7CD1C" wp14:editId="17C6C80A">
            <wp:extent cx="3839692" cy="28800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8343463" w14:textId="574FC91F" w:rsidR="00361571" w:rsidRPr="00361571" w:rsidRDefault="00361571" w:rsidP="006953BF">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图Ⅲ</w:t>
      </w:r>
    </w:p>
    <w:p w14:paraId="74A8B8E3" w14:textId="313E015D" w:rsidR="00361571" w:rsidRDefault="00996333"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drawing>
          <wp:inline distT="0" distB="0" distL="0" distR="0" wp14:anchorId="32C7207B" wp14:editId="5E2C54D6">
            <wp:extent cx="3839692" cy="28800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AFD50AE" w14:textId="27E39E72" w:rsidR="006B686C" w:rsidRPr="006B686C" w:rsidRDefault="00361571" w:rsidP="006B756F">
      <w:pPr>
        <w:widowControl/>
        <w:ind w:left="480" w:hangingChars="200" w:hanging="480"/>
        <w:jc w:val="center"/>
        <w:rPr>
          <w:rFonts w:ascii="Times New Roman" w:eastAsia="宋体" w:hAnsi="Times New Roman" w:cs="Times New Roman" w:hint="eastAsia"/>
          <w:sz w:val="24"/>
          <w:szCs w:val="24"/>
        </w:rPr>
      </w:pPr>
      <w:r w:rsidRPr="00361571">
        <w:rPr>
          <w:rFonts w:ascii="Times New Roman" w:eastAsia="宋体" w:hAnsi="Times New Roman" w:cs="Times New Roman" w:hint="eastAsia"/>
          <w:sz w:val="24"/>
          <w:szCs w:val="24"/>
        </w:rPr>
        <w:t>图Ⅳ</w:t>
      </w:r>
    </w:p>
    <w:p w14:paraId="30ECBAD6" w14:textId="7A897FF4" w:rsidR="006953BF" w:rsidRDefault="00996333"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lastRenderedPageBreak/>
        <w:drawing>
          <wp:inline distT="0" distB="0" distL="0" distR="0" wp14:anchorId="07FEBC8A" wp14:editId="1D83B15D">
            <wp:extent cx="3839692" cy="28800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E1C9A46" w14:textId="3B71D56B" w:rsidR="00361571" w:rsidRPr="00361571" w:rsidRDefault="00361571" w:rsidP="00361571">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图Ⅴ</w:t>
      </w:r>
    </w:p>
    <w:p w14:paraId="62423FBF" w14:textId="04ED4293" w:rsidR="006B756F" w:rsidRDefault="006B756F" w:rsidP="00C82CE1">
      <w:pPr>
        <w:widowControl/>
        <w:spacing w:line="288" w:lineRule="auto"/>
        <w:ind w:left="560" w:hangingChars="200" w:hanging="560"/>
        <w:jc w:val="center"/>
        <w:rPr>
          <w:ins w:id="790" w:author="JiangLinfeng" w:date="2023-10-20T20:12:00Z"/>
          <w:rFonts w:ascii="Times New Roman" w:eastAsia="宋体" w:hAnsi="Times New Roman" w:cs="Times New Roman"/>
          <w:sz w:val="28"/>
          <w:szCs w:val="28"/>
        </w:rPr>
        <w:pPrChange w:id="791" w:author="JiangLinfeng" w:date="2023-10-20T20:20:00Z">
          <w:pPr>
            <w:widowControl/>
            <w:ind w:left="560" w:hangingChars="200" w:hanging="560"/>
            <w:jc w:val="center"/>
          </w:pPr>
        </w:pPrChange>
      </w:pPr>
      <w:ins w:id="792" w:author="JiangLinfeng" w:date="2023-10-20T20:10:00Z">
        <w:r w:rsidRPr="00401C44">
          <w:rPr>
            <w:rFonts w:ascii="Times New Roman" w:eastAsia="宋体" w:hAnsi="Times New Roman" w:cs="Times New Roman" w:hint="eastAsia"/>
            <w:sz w:val="28"/>
            <w:szCs w:val="28"/>
          </w:rPr>
          <w:t>附录</w:t>
        </w:r>
        <w:r>
          <w:rPr>
            <w:rFonts w:ascii="Times New Roman" w:eastAsia="宋体" w:hAnsi="Times New Roman" w:cs="Times New Roman"/>
            <w:sz w:val="28"/>
            <w:szCs w:val="28"/>
          </w:rPr>
          <w:t>4</w:t>
        </w:r>
      </w:ins>
      <w:ins w:id="793" w:author="JiangLinfeng" w:date="2023-10-20T20:23:00Z">
        <w:r w:rsidR="005C198A">
          <w:rPr>
            <w:rFonts w:ascii="Times New Roman" w:eastAsia="宋体" w:hAnsi="Times New Roman" w:cs="Times New Roman"/>
            <w:sz w:val="28"/>
            <w:szCs w:val="28"/>
          </w:rPr>
          <w:t xml:space="preserve"> </w:t>
        </w:r>
      </w:ins>
      <w:ins w:id="794" w:author="JiangLinfeng" w:date="2023-10-20T20:15:00Z">
        <w:r w:rsidR="00886490">
          <w:rPr>
            <w:rFonts w:ascii="Times New Roman" w:eastAsia="宋体" w:hAnsi="Times New Roman" w:cs="Times New Roman" w:hint="eastAsia"/>
            <w:sz w:val="28"/>
            <w:szCs w:val="28"/>
          </w:rPr>
          <w:t>通关视频时长与相对保守程度分布</w:t>
        </w:r>
      </w:ins>
      <w:ins w:id="795" w:author="JiangLinfeng" w:date="2023-10-20T20:20:00Z">
        <w:r w:rsidR="00042C12">
          <w:rPr>
            <w:rFonts w:ascii="Times New Roman" w:eastAsia="宋体" w:hAnsi="Times New Roman" w:cs="Times New Roman" w:hint="eastAsia"/>
            <w:sz w:val="28"/>
            <w:szCs w:val="28"/>
          </w:rPr>
          <w:t>及视频选择标准补充</w:t>
        </w:r>
      </w:ins>
    </w:p>
    <w:p w14:paraId="4EE556F0" w14:textId="21AA3F8C" w:rsidR="00290CA1" w:rsidRDefault="00814848" w:rsidP="00814848">
      <w:pPr>
        <w:widowControl/>
        <w:ind w:leftChars="200" w:left="420" w:firstLineChars="200" w:firstLine="480"/>
        <w:jc w:val="left"/>
        <w:rPr>
          <w:ins w:id="796" w:author="JiangLinfeng" w:date="2023-10-20T20:32:00Z"/>
          <w:rFonts w:ascii="宋体" w:eastAsia="宋体" w:hAnsi="宋体" w:cs="Times New Roman"/>
          <w:sz w:val="24"/>
          <w:szCs w:val="24"/>
        </w:rPr>
      </w:pPr>
      <w:ins w:id="797" w:author="JiangLinfeng" w:date="2023-10-20T20:20:00Z">
        <w:r>
          <w:rPr>
            <w:rFonts w:ascii="宋体" w:eastAsia="宋体" w:hAnsi="宋体" w:cs="Times New Roman" w:hint="eastAsia"/>
            <w:sz w:val="24"/>
            <w:szCs w:val="24"/>
          </w:rPr>
          <w:t>如图Ⅰ所示为不同关卡的通关视频时长与相对保守程度的分布</w:t>
        </w:r>
      </w:ins>
      <w:ins w:id="798" w:author="JiangLinfeng" w:date="2023-10-20T20:22:00Z">
        <w:r w:rsidR="00504E96">
          <w:rPr>
            <w:rFonts w:ascii="宋体" w:eastAsia="宋体" w:hAnsi="宋体" w:cs="Times New Roman" w:hint="eastAsia"/>
            <w:sz w:val="24"/>
            <w:szCs w:val="24"/>
          </w:rPr>
          <w:t>，在除关卡</w:t>
        </w:r>
      </w:ins>
      <w:ins w:id="799" w:author="JiangLinfeng" w:date="2023-10-20T20:27:00Z">
        <w:r w:rsidR="00440B00">
          <w:rPr>
            <w:rFonts w:ascii="宋体" w:eastAsia="宋体" w:hAnsi="宋体" w:cs="Times New Roman"/>
            <w:sz w:val="24"/>
            <w:szCs w:val="24"/>
          </w:rPr>
          <w:t>3</w:t>
        </w:r>
      </w:ins>
      <w:ins w:id="800" w:author="JiangLinfeng" w:date="2023-10-20T20:22:00Z">
        <w:r w:rsidR="00504E96">
          <w:rPr>
            <w:rFonts w:ascii="宋体" w:eastAsia="宋体" w:hAnsi="宋体" w:cs="Times New Roman" w:hint="eastAsia"/>
            <w:sz w:val="24"/>
            <w:szCs w:val="24"/>
          </w:rPr>
          <w:t>外的四个关卡中</w:t>
        </w:r>
        <w:r w:rsidR="00850CD5">
          <w:rPr>
            <w:rFonts w:ascii="宋体" w:eastAsia="宋体" w:hAnsi="宋体" w:cs="Times New Roman" w:hint="eastAsia"/>
            <w:sz w:val="24"/>
            <w:szCs w:val="24"/>
          </w:rPr>
          <w:t>，选择了</w:t>
        </w:r>
        <w:r w:rsidR="004739A7">
          <w:rPr>
            <w:rFonts w:ascii="宋体" w:eastAsia="宋体" w:hAnsi="宋体" w:cs="Times New Roman" w:hint="eastAsia"/>
            <w:sz w:val="24"/>
            <w:szCs w:val="24"/>
          </w:rPr>
          <w:t>具有相对保守程度区分度以及视频</w:t>
        </w:r>
      </w:ins>
      <w:ins w:id="801" w:author="JiangLinfeng" w:date="2023-10-20T20:23:00Z">
        <w:r w:rsidR="004739A7">
          <w:rPr>
            <w:rFonts w:ascii="宋体" w:eastAsia="宋体" w:hAnsi="宋体" w:cs="Times New Roman" w:hint="eastAsia"/>
            <w:sz w:val="24"/>
            <w:szCs w:val="24"/>
          </w:rPr>
          <w:t>时长适中</w:t>
        </w:r>
      </w:ins>
      <w:ins w:id="802" w:author="JiangLinfeng" w:date="2023-10-20T20:25:00Z">
        <w:r w:rsidR="00482A58">
          <w:rPr>
            <w:rFonts w:ascii="宋体" w:eastAsia="宋体" w:hAnsi="宋体" w:cs="Times New Roman" w:hint="eastAsia"/>
            <w:sz w:val="24"/>
            <w:szCs w:val="24"/>
          </w:rPr>
          <w:t>，</w:t>
        </w:r>
        <w:r w:rsidR="000C3DB2">
          <w:rPr>
            <w:rFonts w:ascii="宋体" w:eastAsia="宋体" w:hAnsi="宋体" w:cs="Times New Roman" w:hint="eastAsia"/>
            <w:sz w:val="24"/>
            <w:szCs w:val="24"/>
          </w:rPr>
          <w:t>且</w:t>
        </w:r>
      </w:ins>
      <w:ins w:id="803" w:author="JiangLinfeng" w:date="2023-10-20T20:26:00Z">
        <w:r w:rsidR="004D406F">
          <w:rPr>
            <w:rFonts w:ascii="宋体" w:eastAsia="宋体" w:hAnsi="宋体" w:cs="Times New Roman" w:hint="eastAsia"/>
            <w:sz w:val="24"/>
            <w:szCs w:val="24"/>
          </w:rPr>
          <w:t>由</w:t>
        </w:r>
      </w:ins>
      <w:ins w:id="804" w:author="JiangLinfeng" w:date="2023-10-20T20:25:00Z">
        <w:r w:rsidR="000C3DB2">
          <w:rPr>
            <w:rFonts w:ascii="宋体" w:eastAsia="宋体" w:hAnsi="宋体" w:cs="Times New Roman" w:hint="eastAsia"/>
            <w:sz w:val="24"/>
            <w:szCs w:val="24"/>
          </w:rPr>
          <w:t>不同被试创造</w:t>
        </w:r>
      </w:ins>
      <w:ins w:id="805" w:author="JiangLinfeng" w:date="2023-10-20T20:23:00Z">
        <w:r w:rsidR="004739A7">
          <w:rPr>
            <w:rFonts w:ascii="宋体" w:eastAsia="宋体" w:hAnsi="宋体" w:cs="Times New Roman" w:hint="eastAsia"/>
            <w:sz w:val="24"/>
            <w:szCs w:val="24"/>
          </w:rPr>
          <w:t>的</w:t>
        </w:r>
      </w:ins>
      <w:ins w:id="806" w:author="JiangLinfeng" w:date="2023-10-20T20:25:00Z">
        <w:r w:rsidR="000C3DB2">
          <w:rPr>
            <w:rFonts w:ascii="宋体" w:eastAsia="宋体" w:hAnsi="宋体" w:cs="Times New Roman" w:hint="eastAsia"/>
            <w:sz w:val="24"/>
            <w:szCs w:val="24"/>
          </w:rPr>
          <w:t>通关</w:t>
        </w:r>
      </w:ins>
      <w:ins w:id="807" w:author="JiangLinfeng" w:date="2023-10-20T20:23:00Z">
        <w:r w:rsidR="004739A7">
          <w:rPr>
            <w:rFonts w:ascii="宋体" w:eastAsia="宋体" w:hAnsi="宋体" w:cs="Times New Roman" w:hint="eastAsia"/>
            <w:sz w:val="24"/>
            <w:szCs w:val="24"/>
          </w:rPr>
          <w:t>视频作为实验材料。</w:t>
        </w:r>
      </w:ins>
      <w:ins w:id="808" w:author="JiangLinfeng" w:date="2023-10-20T20:27:00Z">
        <w:r w:rsidR="003F5D9D">
          <w:rPr>
            <w:rFonts w:ascii="宋体" w:eastAsia="宋体" w:hAnsi="宋体" w:cs="Times New Roman" w:hint="eastAsia"/>
            <w:sz w:val="24"/>
            <w:szCs w:val="24"/>
          </w:rPr>
          <w:t>针对</w:t>
        </w:r>
        <w:r w:rsidR="00440B00">
          <w:rPr>
            <w:rFonts w:ascii="宋体" w:eastAsia="宋体" w:hAnsi="宋体" w:cs="Times New Roman" w:hint="eastAsia"/>
            <w:sz w:val="24"/>
            <w:szCs w:val="24"/>
          </w:rPr>
          <w:t>特殊的第三关，由于在本关中相对保守程度</w:t>
        </w:r>
        <w:r w:rsidR="003F4225">
          <w:rPr>
            <w:rFonts w:ascii="宋体" w:eastAsia="宋体" w:hAnsi="宋体" w:cs="Times New Roman" w:hint="eastAsia"/>
            <w:sz w:val="24"/>
            <w:szCs w:val="24"/>
          </w:rPr>
          <w:t>不具有区分度，</w:t>
        </w:r>
      </w:ins>
      <w:ins w:id="809" w:author="JiangLinfeng" w:date="2023-10-20T20:29:00Z">
        <w:r w:rsidR="004B6FEE">
          <w:rPr>
            <w:rFonts w:ascii="宋体" w:eastAsia="宋体" w:hAnsi="宋体" w:cs="Times New Roman" w:hint="eastAsia"/>
            <w:sz w:val="24"/>
            <w:szCs w:val="24"/>
          </w:rPr>
          <w:t>选择稀有度</w:t>
        </w:r>
        <w:r w:rsidR="004B6FEE" w:rsidRPr="00D04DBE">
          <w:rPr>
            <w:rFonts w:ascii="Times New Roman" w:eastAsia="宋体" w:hAnsi="Times New Roman" w:cs="Times New Roman"/>
            <w:sz w:val="24"/>
            <w:szCs w:val="24"/>
            <w:rPrChange w:id="810" w:author="JiangLinfeng" w:date="2023-10-20T20:39:00Z">
              <w:rPr>
                <w:rFonts w:ascii="宋体" w:eastAsia="宋体" w:hAnsi="宋体" w:cs="Times New Roman" w:hint="eastAsia"/>
                <w:sz w:val="24"/>
                <w:szCs w:val="24"/>
              </w:rPr>
            </w:rPrChange>
          </w:rPr>
          <w:t>(</w:t>
        </w:r>
        <w:r w:rsidR="004B6FEE" w:rsidRPr="00D04DBE">
          <w:rPr>
            <w:rFonts w:ascii="Times New Roman" w:eastAsia="宋体" w:hAnsi="Times New Roman" w:cs="Times New Roman"/>
            <w:sz w:val="24"/>
            <w:szCs w:val="24"/>
            <w:rPrChange w:id="811" w:author="JiangLinfeng" w:date="2023-10-20T20:39:00Z">
              <w:rPr>
                <w:rFonts w:ascii="宋体" w:eastAsia="宋体" w:hAnsi="宋体" w:cs="Times New Roman"/>
                <w:sz w:val="24"/>
                <w:szCs w:val="24"/>
              </w:rPr>
            </w:rPrChange>
          </w:rPr>
          <w:t>rareness)</w:t>
        </w:r>
      </w:ins>
      <w:ins w:id="812" w:author="JiangLinfeng" w:date="2023-10-20T20:30:00Z">
        <w:r w:rsidR="00E101D1">
          <w:rPr>
            <w:rFonts w:ascii="宋体" w:eastAsia="宋体" w:hAnsi="宋体" w:cs="Times New Roman" w:hint="eastAsia"/>
            <w:sz w:val="24"/>
            <w:szCs w:val="24"/>
          </w:rPr>
          <w:t>作为</w:t>
        </w:r>
        <w:r w:rsidR="00B53BD3">
          <w:rPr>
            <w:rFonts w:ascii="宋体" w:eastAsia="宋体" w:hAnsi="宋体" w:cs="Times New Roman" w:hint="eastAsia"/>
            <w:sz w:val="24"/>
            <w:szCs w:val="24"/>
          </w:rPr>
          <w:t>替代的指标</w:t>
        </w:r>
      </w:ins>
      <w:ins w:id="813" w:author="JiangLinfeng" w:date="2023-10-20T20:39:00Z">
        <w:r w:rsidR="00E00A11">
          <w:rPr>
            <w:rFonts w:ascii="宋体" w:eastAsia="宋体" w:hAnsi="宋体" w:cs="Times New Roman" w:hint="eastAsia"/>
            <w:sz w:val="24"/>
            <w:szCs w:val="24"/>
          </w:rPr>
          <w:t>，同为表征</w:t>
        </w:r>
        <w:r w:rsidR="00196B7B">
          <w:rPr>
            <w:rFonts w:ascii="宋体" w:eastAsia="宋体" w:hAnsi="宋体" w:cs="Times New Roman" w:hint="eastAsia"/>
            <w:sz w:val="24"/>
            <w:szCs w:val="24"/>
          </w:rPr>
          <w:t>该种通关方法在群体</w:t>
        </w:r>
      </w:ins>
      <w:ins w:id="814" w:author="JiangLinfeng" w:date="2023-10-20T20:40:00Z">
        <w:r w:rsidR="00196B7B">
          <w:rPr>
            <w:rFonts w:ascii="宋体" w:eastAsia="宋体" w:hAnsi="宋体" w:cs="Times New Roman" w:hint="eastAsia"/>
            <w:sz w:val="24"/>
            <w:szCs w:val="24"/>
          </w:rPr>
          <w:t>中出现的概率</w:t>
        </w:r>
      </w:ins>
      <w:ins w:id="815" w:author="JiangLinfeng" w:date="2023-10-20T20:30:00Z">
        <w:r w:rsidR="00B53BD3">
          <w:rPr>
            <w:rFonts w:ascii="宋体" w:eastAsia="宋体" w:hAnsi="宋体" w:cs="Times New Roman" w:hint="eastAsia"/>
            <w:sz w:val="24"/>
            <w:szCs w:val="24"/>
          </w:rPr>
          <w:t>。</w:t>
        </w:r>
        <w:r w:rsidR="00364140">
          <w:rPr>
            <w:rFonts w:ascii="宋体" w:eastAsia="宋体" w:hAnsi="宋体" w:cs="Times New Roman" w:hint="eastAsia"/>
            <w:sz w:val="24"/>
            <w:szCs w:val="24"/>
          </w:rPr>
          <w:t>稀有</w:t>
        </w:r>
        <w:proofErr w:type="gramStart"/>
        <w:r w:rsidR="00364140">
          <w:rPr>
            <w:rFonts w:ascii="宋体" w:eastAsia="宋体" w:hAnsi="宋体" w:cs="Times New Roman" w:hint="eastAsia"/>
            <w:sz w:val="24"/>
            <w:szCs w:val="24"/>
          </w:rPr>
          <w:t>度</w:t>
        </w:r>
      </w:ins>
      <w:ins w:id="816" w:author="JiangLinfeng" w:date="2023-10-20T20:31:00Z">
        <w:r w:rsidR="00E6458C">
          <w:rPr>
            <w:rFonts w:ascii="宋体" w:eastAsia="宋体" w:hAnsi="宋体" w:cs="Times New Roman" w:hint="eastAsia"/>
            <w:sz w:val="24"/>
            <w:szCs w:val="24"/>
          </w:rPr>
          <w:t>同样</w:t>
        </w:r>
        <w:proofErr w:type="gramEnd"/>
        <w:r w:rsidR="00E6458C">
          <w:rPr>
            <w:rFonts w:ascii="宋体" w:eastAsia="宋体" w:hAnsi="宋体" w:cs="Times New Roman" w:hint="eastAsia"/>
            <w:sz w:val="24"/>
            <w:szCs w:val="24"/>
          </w:rPr>
          <w:t>基于图</w:t>
        </w:r>
        <w:r w:rsidR="00E6458C">
          <w:rPr>
            <w:rFonts w:ascii="宋体" w:eastAsia="宋体" w:hAnsi="宋体" w:cs="Times New Roman"/>
            <w:sz w:val="24"/>
            <w:szCs w:val="24"/>
          </w:rPr>
          <w:t>2</w:t>
        </w:r>
        <w:r w:rsidR="00E6458C">
          <w:rPr>
            <w:rFonts w:ascii="宋体" w:eastAsia="宋体" w:hAnsi="宋体" w:cs="Times New Roman" w:hint="eastAsia"/>
            <w:sz w:val="24"/>
            <w:szCs w:val="24"/>
          </w:rPr>
          <w:t>的有向图进行计算，其</w:t>
        </w:r>
      </w:ins>
      <w:ins w:id="817" w:author="JiangLinfeng" w:date="2023-10-20T20:30:00Z">
        <w:r w:rsidR="00364140">
          <w:rPr>
            <w:rFonts w:ascii="宋体" w:eastAsia="宋体" w:hAnsi="宋体" w:cs="Times New Roman" w:hint="eastAsia"/>
            <w:sz w:val="24"/>
            <w:szCs w:val="24"/>
          </w:rPr>
          <w:t>操作性定义如下，</w:t>
        </w:r>
      </w:ins>
    </w:p>
    <w:p w14:paraId="0E945CB8" w14:textId="6A18EE0C" w:rsidR="00D205C8" w:rsidRPr="00DE288F" w:rsidRDefault="006E769E" w:rsidP="00DE288F">
      <w:pPr>
        <w:widowControl/>
        <w:ind w:leftChars="200" w:left="420" w:firstLineChars="200" w:firstLine="480"/>
        <w:jc w:val="left"/>
        <w:rPr>
          <w:ins w:id="818" w:author="JiangLinfeng" w:date="2023-10-20T20:36:00Z"/>
          <w:rFonts w:ascii="宋体" w:eastAsia="宋体" w:hAnsi="宋体" w:cs="Times New Roman"/>
          <w:sz w:val="24"/>
          <w:szCs w:val="24"/>
        </w:rPr>
      </w:pPr>
      <m:oMathPara>
        <m:oMath>
          <m:r>
            <w:ins w:id="819" w:author="JiangLinfeng" w:date="2023-10-20T20:32:00Z">
              <w:rPr>
                <w:rFonts w:ascii="Cambria Math" w:eastAsia="宋体" w:hAnsi="Cambria Math" w:cs="Times New Roman" w:hint="eastAsia"/>
                <w:sz w:val="24"/>
                <w:szCs w:val="24"/>
              </w:rPr>
              <m:t>rareness</m:t>
            </w:ins>
          </m:r>
          <m:r>
            <w:ins w:id="820" w:author="JiangLinfeng" w:date="2023-10-20T20:32:00Z">
              <w:rPr>
                <w:rFonts w:ascii="Cambria Math" w:eastAsia="宋体" w:hAnsi="Cambria Math" w:cs="Times New Roman"/>
                <w:sz w:val="24"/>
                <w:szCs w:val="24"/>
              </w:rPr>
              <m:t xml:space="preserve">= </m:t>
            </w:ins>
          </m:r>
          <m:r>
            <w:ins w:id="821" w:author="JiangLinfeng" w:date="2023-10-20T20:35:00Z">
              <w:rPr>
                <w:rFonts w:ascii="Cambria Math" w:eastAsia="宋体" w:hAnsi="Cambria Math" w:cs="Times New Roman"/>
                <w:sz w:val="24"/>
                <w:szCs w:val="24"/>
              </w:rPr>
              <m:t>-</m:t>
            </w:ins>
          </m:r>
          <m:bar>
            <m:barPr>
              <m:pos m:val="top"/>
              <m:ctrlPr>
                <w:ins w:id="822" w:author="JiangLinfeng" w:date="2023-10-20T20:56:00Z">
                  <w:rPr>
                    <w:rFonts w:ascii="Cambria Math" w:eastAsia="宋体" w:hAnsi="Cambria Math" w:cs="Times New Roman"/>
                    <w:sz w:val="24"/>
                    <w:szCs w:val="24"/>
                  </w:rPr>
                </w:ins>
              </m:ctrlPr>
            </m:barPr>
            <m:e>
              <m:func>
                <m:funcPr>
                  <m:ctrlPr>
                    <w:ins w:id="823" w:author="JiangLinfeng" w:date="2023-10-20T20:56:00Z">
                      <w:rPr>
                        <w:rFonts w:ascii="Cambria Math" w:eastAsia="宋体" w:hAnsi="Cambria Math" w:cs="Times New Roman"/>
                        <w:i/>
                        <w:sz w:val="24"/>
                        <w:szCs w:val="24"/>
                      </w:rPr>
                    </w:ins>
                  </m:ctrlPr>
                </m:funcPr>
                <m:fName>
                  <m:r>
                    <w:ins w:id="824" w:author="JiangLinfeng" w:date="2023-10-20T20:56:00Z">
                      <m:rPr>
                        <m:sty m:val="p"/>
                      </m:rPr>
                      <w:rPr>
                        <w:rFonts w:ascii="Cambria Math" w:eastAsia="宋体" w:hAnsi="Cambria Math" w:cs="Times New Roman"/>
                        <w:sz w:val="24"/>
                        <w:szCs w:val="24"/>
                      </w:rPr>
                      <m:t>log</m:t>
                    </w:ins>
                  </m:r>
                </m:fName>
                <m:e>
                  <m:f>
                    <m:fPr>
                      <m:ctrlPr>
                        <w:ins w:id="825" w:author="JiangLinfeng" w:date="2023-10-20T20:56:00Z">
                          <w:rPr>
                            <w:rFonts w:ascii="Cambria Math" w:eastAsia="宋体" w:hAnsi="Cambria Math" w:cs="Times New Roman"/>
                            <w:i/>
                            <w:sz w:val="24"/>
                            <w:szCs w:val="24"/>
                          </w:rPr>
                        </w:ins>
                      </m:ctrlPr>
                    </m:fPr>
                    <m:num>
                      <m:sSub>
                        <m:sSubPr>
                          <m:ctrlPr>
                            <w:ins w:id="826" w:author="JiangLinfeng" w:date="2023-10-20T20:56:00Z">
                              <w:rPr>
                                <w:rFonts w:ascii="Cambria Math" w:eastAsia="宋体" w:hAnsi="Cambria Math" w:cs="Times New Roman"/>
                                <w:i/>
                                <w:sz w:val="24"/>
                                <w:szCs w:val="24"/>
                              </w:rPr>
                            </w:ins>
                          </m:ctrlPr>
                        </m:sSubPr>
                        <m:e>
                          <m:r>
                            <w:ins w:id="827" w:author="JiangLinfeng" w:date="2023-10-20T20:56:00Z">
                              <w:rPr>
                                <w:rFonts w:ascii="Cambria Math" w:eastAsia="宋体" w:hAnsi="Cambria Math" w:cs="Times New Roman"/>
                                <w:sz w:val="24"/>
                                <w:szCs w:val="24"/>
                              </w:rPr>
                              <m:t>n</m:t>
                            </w:ins>
                          </m:r>
                        </m:e>
                        <m:sub>
                          <m:r>
                            <w:ins w:id="828" w:author="JiangLinfeng" w:date="2023-10-20T20:56:00Z">
                              <w:rPr>
                                <w:rFonts w:ascii="Cambria Math" w:eastAsia="宋体" w:hAnsi="Cambria Math" w:cs="Times New Roman"/>
                                <w:sz w:val="24"/>
                                <w:szCs w:val="24"/>
                              </w:rPr>
                              <m:t>e</m:t>
                            </w:ins>
                          </m:r>
                        </m:sub>
                      </m:sSub>
                    </m:num>
                    <m:den>
                      <m:sSub>
                        <m:sSubPr>
                          <m:ctrlPr>
                            <w:ins w:id="829" w:author="JiangLinfeng" w:date="2023-10-20T20:56:00Z">
                              <w:rPr>
                                <w:rFonts w:ascii="Cambria Math" w:eastAsia="宋体" w:hAnsi="Cambria Math" w:cs="Times New Roman"/>
                                <w:i/>
                                <w:sz w:val="24"/>
                                <w:szCs w:val="24"/>
                              </w:rPr>
                            </w:ins>
                          </m:ctrlPr>
                        </m:sSubPr>
                        <m:e>
                          <m:r>
                            <w:ins w:id="830" w:author="JiangLinfeng" w:date="2023-10-20T20:56:00Z">
                              <w:rPr>
                                <w:rFonts w:ascii="Cambria Math" w:eastAsia="宋体" w:hAnsi="Cambria Math" w:cs="Times New Roman"/>
                                <w:sz w:val="24"/>
                                <w:szCs w:val="24"/>
                              </w:rPr>
                              <m:t>n</m:t>
                            </w:ins>
                          </m:r>
                        </m:e>
                        <m:sub>
                          <m:r>
                            <w:ins w:id="831" w:author="JiangLinfeng" w:date="2023-10-20T20:56:00Z">
                              <w:rPr>
                                <w:rFonts w:ascii="Cambria Math" w:eastAsia="宋体" w:hAnsi="Cambria Math" w:cs="Times New Roman"/>
                                <w:sz w:val="24"/>
                                <w:szCs w:val="24"/>
                              </w:rPr>
                              <m:t>max</m:t>
                            </w:ins>
                          </m:r>
                        </m:sub>
                      </m:sSub>
                    </m:den>
                  </m:f>
                </m:e>
              </m:func>
            </m:e>
          </m:bar>
        </m:oMath>
      </m:oMathPara>
    </w:p>
    <w:p w14:paraId="5A4FE3C1" w14:textId="3A19F958" w:rsidR="00DE288F" w:rsidRPr="001669D7" w:rsidRDefault="00DE288F" w:rsidP="00DE288F">
      <w:pPr>
        <w:widowControl/>
        <w:ind w:leftChars="200" w:left="420" w:firstLineChars="200" w:firstLine="480"/>
        <w:jc w:val="left"/>
        <w:rPr>
          <w:ins w:id="832" w:author="JiangLinfeng" w:date="2023-10-20T20:10:00Z"/>
          <w:rFonts w:ascii="Times New Roman" w:eastAsia="宋体" w:hAnsi="Times New Roman" w:cs="Times New Roman"/>
          <w:iCs/>
          <w:sz w:val="24"/>
          <w:szCs w:val="24"/>
          <w:rPrChange w:id="833" w:author="JiangLinfeng" w:date="2023-10-20T20:37:00Z">
            <w:rPr>
              <w:ins w:id="834" w:author="JiangLinfeng" w:date="2023-10-20T20:10:00Z"/>
              <w:rFonts w:ascii="Times New Roman" w:eastAsia="宋体" w:hAnsi="Times New Roman" w:cs="Times New Roman" w:hint="eastAsia"/>
              <w:sz w:val="28"/>
              <w:szCs w:val="28"/>
            </w:rPr>
          </w:rPrChange>
        </w:rPr>
        <w:pPrChange w:id="835" w:author="JiangLinfeng" w:date="2023-10-20T20:36:00Z">
          <w:pPr>
            <w:widowControl/>
            <w:ind w:left="480" w:hangingChars="200" w:hanging="480"/>
            <w:jc w:val="center"/>
          </w:pPr>
        </w:pPrChange>
      </w:pPr>
      <w:ins w:id="836" w:author="JiangLinfeng" w:date="2023-10-20T20:36:00Z">
        <w:r w:rsidRPr="001669D7">
          <w:rPr>
            <w:rFonts w:ascii="Times New Roman" w:eastAsia="宋体" w:hAnsi="Times New Roman" w:cs="Times New Roman"/>
            <w:iCs/>
            <w:sz w:val="24"/>
            <w:szCs w:val="24"/>
            <w:rPrChange w:id="837" w:author="JiangLinfeng" w:date="2023-10-20T20:37:00Z">
              <w:rPr>
                <w:rFonts w:ascii="宋体" w:eastAsia="宋体" w:hAnsi="宋体" w:cs="Times New Roman" w:hint="eastAsia"/>
                <w:iCs/>
                <w:sz w:val="24"/>
                <w:szCs w:val="24"/>
              </w:rPr>
            </w:rPrChange>
          </w:rPr>
          <w:t>其中，</w:t>
        </w:r>
        <w:r w:rsidRPr="001669D7">
          <w:rPr>
            <w:rFonts w:ascii="Times New Roman" w:eastAsia="宋体" w:hAnsi="Times New Roman" w:cs="Times New Roman"/>
            <w:i/>
            <w:sz w:val="24"/>
            <w:szCs w:val="24"/>
            <w:rPrChange w:id="838" w:author="JiangLinfeng" w:date="2023-10-20T20:37:00Z">
              <w:rPr>
                <w:rFonts w:ascii="宋体" w:eastAsia="宋体" w:hAnsi="宋体" w:cs="Times New Roman"/>
                <w:iCs/>
                <w:sz w:val="24"/>
                <w:szCs w:val="24"/>
              </w:rPr>
            </w:rPrChange>
          </w:rPr>
          <w:t>n</w:t>
        </w:r>
        <w:r w:rsidRPr="001669D7">
          <w:rPr>
            <w:rFonts w:ascii="Times New Roman" w:eastAsia="宋体" w:hAnsi="Times New Roman" w:cs="Times New Roman"/>
            <w:i/>
            <w:sz w:val="24"/>
            <w:szCs w:val="24"/>
            <w:vertAlign w:val="subscript"/>
            <w:rPrChange w:id="839" w:author="JiangLinfeng" w:date="2023-10-20T20:37:00Z">
              <w:rPr>
                <w:rFonts w:ascii="宋体" w:eastAsia="宋体" w:hAnsi="宋体" w:cs="Times New Roman"/>
                <w:i/>
                <w:sz w:val="24"/>
                <w:szCs w:val="24"/>
                <w:vertAlign w:val="subscript"/>
              </w:rPr>
            </w:rPrChange>
          </w:rPr>
          <w:t>e</w:t>
        </w:r>
        <w:r w:rsidRPr="001669D7">
          <w:rPr>
            <w:rFonts w:ascii="Times New Roman" w:eastAsia="宋体" w:hAnsi="Times New Roman" w:cs="Times New Roman"/>
            <w:iCs/>
            <w:sz w:val="24"/>
            <w:szCs w:val="24"/>
            <w:rPrChange w:id="840" w:author="JiangLinfeng" w:date="2023-10-20T20:37:00Z">
              <w:rPr>
                <w:rFonts w:ascii="宋体" w:eastAsia="宋体" w:hAnsi="宋体" w:cs="Times New Roman" w:hint="eastAsia"/>
                <w:iCs/>
                <w:sz w:val="24"/>
                <w:szCs w:val="24"/>
              </w:rPr>
            </w:rPrChange>
          </w:rPr>
          <w:t>为</w:t>
        </w:r>
      </w:ins>
      <w:ins w:id="841" w:author="JiangLinfeng" w:date="2023-10-20T20:37:00Z">
        <w:r w:rsidR="00A22162" w:rsidRPr="001669D7">
          <w:rPr>
            <w:rFonts w:ascii="Times New Roman" w:eastAsia="宋体" w:hAnsi="Times New Roman" w:cs="Times New Roman"/>
            <w:iCs/>
            <w:sz w:val="24"/>
            <w:szCs w:val="24"/>
            <w:rPrChange w:id="842" w:author="JiangLinfeng" w:date="2023-10-20T20:37:00Z">
              <w:rPr>
                <w:rFonts w:ascii="宋体" w:eastAsia="宋体" w:hAnsi="宋体" w:cs="Times New Roman" w:hint="eastAsia"/>
                <w:iCs/>
                <w:sz w:val="24"/>
                <w:szCs w:val="24"/>
              </w:rPr>
            </w:rPrChange>
          </w:rPr>
          <w:t>访问某条</w:t>
        </w:r>
        <w:r w:rsidR="004A0C39" w:rsidRPr="001669D7">
          <w:rPr>
            <w:rFonts w:ascii="Times New Roman" w:eastAsia="宋体" w:hAnsi="Times New Roman" w:cs="Times New Roman"/>
            <w:iCs/>
            <w:sz w:val="24"/>
            <w:szCs w:val="24"/>
            <w:rPrChange w:id="843" w:author="JiangLinfeng" w:date="2023-10-20T20:37:00Z">
              <w:rPr>
                <w:rFonts w:ascii="宋体" w:eastAsia="宋体" w:hAnsi="宋体" w:cs="Times New Roman" w:hint="eastAsia"/>
                <w:iCs/>
                <w:sz w:val="24"/>
                <w:szCs w:val="24"/>
              </w:rPr>
            </w:rPrChange>
          </w:rPr>
          <w:t>边的被试数目，</w:t>
        </w:r>
        <w:r w:rsidR="001669D7" w:rsidRPr="001669D7">
          <w:rPr>
            <w:rFonts w:ascii="Times New Roman" w:eastAsia="宋体" w:hAnsi="Times New Roman" w:cs="Times New Roman" w:hint="eastAsia"/>
            <w:i/>
            <w:sz w:val="24"/>
            <w:szCs w:val="24"/>
            <w:rPrChange w:id="844" w:author="JiangLinfeng" w:date="2023-10-20T20:37:00Z">
              <w:rPr>
                <w:rFonts w:ascii="Times New Roman" w:eastAsia="宋体" w:hAnsi="Times New Roman" w:cs="Times New Roman" w:hint="eastAsia"/>
                <w:iCs/>
                <w:sz w:val="24"/>
                <w:szCs w:val="24"/>
              </w:rPr>
            </w:rPrChange>
          </w:rPr>
          <w:t>n</w:t>
        </w:r>
        <w:r w:rsidR="001669D7">
          <w:rPr>
            <w:rFonts w:ascii="Times New Roman" w:eastAsia="宋体" w:hAnsi="Times New Roman" w:cs="Times New Roman"/>
            <w:i/>
            <w:sz w:val="24"/>
            <w:szCs w:val="24"/>
            <w:vertAlign w:val="subscript"/>
          </w:rPr>
          <w:t>max</w:t>
        </w:r>
        <w:r w:rsidR="001669D7">
          <w:rPr>
            <w:rFonts w:ascii="Times New Roman" w:eastAsia="宋体" w:hAnsi="Times New Roman" w:cs="Times New Roman" w:hint="eastAsia"/>
            <w:iCs/>
            <w:sz w:val="24"/>
            <w:szCs w:val="24"/>
          </w:rPr>
          <w:t>为</w:t>
        </w:r>
      </w:ins>
      <w:ins w:id="845" w:author="JiangLinfeng" w:date="2023-10-20T20:54:00Z">
        <w:r w:rsidR="0018461C">
          <w:rPr>
            <w:rFonts w:ascii="Times New Roman" w:eastAsia="宋体" w:hAnsi="Times New Roman" w:cs="Times New Roman" w:hint="eastAsia"/>
            <w:iCs/>
            <w:sz w:val="24"/>
            <w:szCs w:val="24"/>
          </w:rPr>
          <w:t>在</w:t>
        </w:r>
      </w:ins>
      <w:ins w:id="846" w:author="JiangLinfeng" w:date="2023-10-20T20:55:00Z">
        <w:r w:rsidR="0018461C">
          <w:rPr>
            <w:rFonts w:ascii="Times New Roman" w:eastAsia="宋体" w:hAnsi="Times New Roman" w:cs="Times New Roman" w:hint="eastAsia"/>
            <w:iCs/>
            <w:sz w:val="24"/>
            <w:szCs w:val="24"/>
          </w:rPr>
          <w:t>本关卡通关的被试数。</w:t>
        </w:r>
      </w:ins>
    </w:p>
    <w:p w14:paraId="3758744F" w14:textId="24844DA2" w:rsidR="006B756F" w:rsidRPr="006B756F" w:rsidRDefault="00AF5306" w:rsidP="006B756F">
      <w:pPr>
        <w:spacing w:line="288" w:lineRule="auto"/>
        <w:ind w:firstLineChars="200" w:firstLine="480"/>
        <w:jc w:val="center"/>
        <w:rPr>
          <w:ins w:id="847" w:author="JiangLinfeng" w:date="2023-10-20T20:09:00Z"/>
          <w:rFonts w:ascii="Times New Roman" w:eastAsia="宋体" w:hAnsi="Times New Roman" w:cs="Times New Roman"/>
          <w:kern w:val="0"/>
          <w:sz w:val="24"/>
          <w:szCs w:val="24"/>
        </w:rPr>
      </w:pPr>
      <w:ins w:id="848" w:author="JiangLinfeng" w:date="2023-10-20T20:15:00Z">
        <w:r>
          <w:rPr>
            <w:rFonts w:ascii="Times New Roman" w:eastAsia="宋体" w:hAnsi="Times New Roman" w:cs="Times New Roman"/>
            <w:noProof/>
            <w:kern w:val="0"/>
            <w:sz w:val="24"/>
            <w:szCs w:val="24"/>
          </w:rPr>
          <w:drawing>
            <wp:inline distT="0" distB="0" distL="0" distR="0" wp14:anchorId="02A2FA86" wp14:editId="7CD800E1">
              <wp:extent cx="5879457" cy="29397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05550" cy="2952775"/>
                      </a:xfrm>
                      <a:prstGeom prst="rect">
                        <a:avLst/>
                      </a:prstGeom>
                    </pic:spPr>
                  </pic:pic>
                </a:graphicData>
              </a:graphic>
            </wp:inline>
          </w:drawing>
        </w:r>
      </w:ins>
    </w:p>
    <w:p w14:paraId="21527D01" w14:textId="1330DCB7" w:rsidR="006B756F" w:rsidRDefault="006B756F" w:rsidP="006B756F">
      <w:pPr>
        <w:spacing w:line="288" w:lineRule="auto"/>
        <w:ind w:firstLineChars="200" w:firstLine="480"/>
        <w:jc w:val="center"/>
        <w:rPr>
          <w:ins w:id="849" w:author="JiangLinfeng" w:date="2023-10-20T20:09:00Z"/>
          <w:rFonts w:ascii="Times New Roman" w:eastAsia="宋体" w:hAnsi="Times New Roman" w:cs="Times New Roman"/>
          <w:kern w:val="0"/>
          <w:sz w:val="24"/>
          <w:szCs w:val="24"/>
        </w:rPr>
      </w:pPr>
      <w:ins w:id="850" w:author="JiangLinfeng" w:date="2023-10-20T20:09:00Z">
        <w:r w:rsidRPr="00EB2F59">
          <w:rPr>
            <w:rFonts w:ascii="Times New Roman" w:eastAsia="宋体" w:hAnsi="Times New Roman" w:cs="Times New Roman"/>
            <w:kern w:val="0"/>
            <w:sz w:val="24"/>
            <w:szCs w:val="24"/>
          </w:rPr>
          <w:t>图</w:t>
        </w:r>
      </w:ins>
      <w:ins w:id="851" w:author="JiangLinfeng" w:date="2023-10-20T20:10:00Z">
        <w:r w:rsidR="00124B8E">
          <w:rPr>
            <w:rFonts w:ascii="Times New Roman" w:eastAsia="宋体" w:hAnsi="Times New Roman" w:cs="Times New Roman" w:hint="eastAsia"/>
            <w:kern w:val="0"/>
            <w:sz w:val="24"/>
            <w:szCs w:val="24"/>
          </w:rPr>
          <w:t>Ⅰ</w:t>
        </w:r>
      </w:ins>
      <w:ins w:id="852" w:author="JiangLinfeng" w:date="2023-10-20T20:09:00Z">
        <w:r w:rsidRPr="00EB2F59">
          <w:rPr>
            <w:rFonts w:ascii="Times New Roman" w:eastAsia="宋体" w:hAnsi="Times New Roman" w:cs="Times New Roman"/>
            <w:kern w:val="0"/>
            <w:sz w:val="24"/>
            <w:szCs w:val="24"/>
          </w:rPr>
          <w:t xml:space="preserve"> </w:t>
        </w:r>
      </w:ins>
      <w:ins w:id="853" w:author="JiangLinfeng" w:date="2023-10-20T20:11:00Z">
        <w:r w:rsidR="007B72A9">
          <w:rPr>
            <w:rFonts w:ascii="Times New Roman" w:eastAsia="宋体" w:hAnsi="Times New Roman" w:cs="Times New Roman" w:hint="eastAsia"/>
            <w:kern w:val="0"/>
            <w:sz w:val="24"/>
            <w:szCs w:val="24"/>
          </w:rPr>
          <w:t>不同关卡的通关视频时长与相对保守程度分布</w:t>
        </w:r>
      </w:ins>
    </w:p>
    <w:p w14:paraId="548E6225" w14:textId="2D57B234" w:rsidR="005E3B40" w:rsidRDefault="006B756F" w:rsidP="005E3B40">
      <w:pPr>
        <w:spacing w:line="288" w:lineRule="auto"/>
        <w:jc w:val="center"/>
        <w:rPr>
          <w:ins w:id="854" w:author="JiangLinfeng" w:date="2023-10-20T20:10:00Z"/>
          <w:rFonts w:ascii="Times New Roman" w:eastAsia="宋体" w:hAnsi="Times New Roman" w:cs="Times New Roman"/>
          <w:szCs w:val="21"/>
        </w:rPr>
      </w:pPr>
      <w:ins w:id="855" w:author="JiangLinfeng" w:date="2023-10-20T20:09:00Z">
        <w:r>
          <w:rPr>
            <w:rFonts w:ascii="Times New Roman" w:eastAsia="宋体" w:hAnsi="Times New Roman" w:cs="Times New Roman" w:hint="eastAsia"/>
            <w:kern w:val="0"/>
            <w:szCs w:val="21"/>
          </w:rPr>
          <w:lastRenderedPageBreak/>
          <w:t>注：</w:t>
        </w:r>
        <w:r w:rsidRPr="00EF7AD7">
          <w:rPr>
            <w:rFonts w:ascii="Times New Roman" w:eastAsia="宋体" w:hAnsi="Times New Roman" w:cs="Times New Roman"/>
            <w:szCs w:val="21"/>
          </w:rPr>
          <w:t xml:space="preserve"> </w:t>
        </w:r>
      </w:ins>
      <w:ins w:id="856" w:author="JiangLinfeng" w:date="2023-10-20T20:10:00Z">
        <w:r w:rsidR="005E3B40">
          <w:rPr>
            <w:rFonts w:ascii="Times New Roman" w:eastAsia="宋体" w:hAnsi="Times New Roman" w:cs="Times New Roman"/>
            <w:szCs w:val="21"/>
          </w:rPr>
          <w:t>i) a</w:t>
        </w:r>
        <w:r w:rsidR="005E3B40">
          <w:rPr>
            <w:rFonts w:ascii="Times New Roman" w:eastAsia="宋体" w:hAnsi="Times New Roman" w:cs="Times New Roman" w:hint="eastAsia"/>
            <w:szCs w:val="21"/>
          </w:rPr>
          <w:t>/</w:t>
        </w:r>
        <w:r w:rsidR="005E3B40">
          <w:rPr>
            <w:rFonts w:ascii="Times New Roman" w:eastAsia="宋体" w:hAnsi="Times New Roman" w:cs="Times New Roman"/>
            <w:szCs w:val="21"/>
          </w:rPr>
          <w:t>b/c</w:t>
        </w:r>
        <w:r w:rsidR="005E3B40">
          <w:rPr>
            <w:rFonts w:ascii="Times New Roman" w:eastAsia="宋体" w:hAnsi="Times New Roman" w:cs="Times New Roman"/>
            <w:szCs w:val="21"/>
          </w:rPr>
          <w:t>/</w:t>
        </w:r>
      </w:ins>
      <w:ins w:id="857" w:author="JiangLinfeng" w:date="2023-10-20T20:11:00Z">
        <w:r w:rsidR="005E3B40">
          <w:rPr>
            <w:rFonts w:ascii="Times New Roman" w:eastAsia="宋体" w:hAnsi="Times New Roman" w:cs="Times New Roman"/>
            <w:szCs w:val="21"/>
          </w:rPr>
          <w:t>d/e</w:t>
        </w:r>
        <w:r w:rsidR="0013418C">
          <w:rPr>
            <w:rFonts w:ascii="Times New Roman" w:eastAsia="宋体" w:hAnsi="Times New Roman" w:cs="Times New Roman" w:hint="eastAsia"/>
            <w:szCs w:val="21"/>
          </w:rPr>
          <w:t>第</w:t>
        </w:r>
        <w:r w:rsidR="0013418C">
          <w:rPr>
            <w:rFonts w:ascii="Times New Roman" w:eastAsia="宋体" w:hAnsi="Times New Roman" w:cs="Times New Roman" w:hint="eastAsia"/>
            <w:szCs w:val="21"/>
          </w:rPr>
          <w:t>1</w:t>
        </w:r>
        <w:r w:rsidR="0013418C">
          <w:rPr>
            <w:rFonts w:ascii="Times New Roman" w:eastAsia="宋体" w:hAnsi="Times New Roman" w:cs="Times New Roman"/>
            <w:szCs w:val="21"/>
          </w:rPr>
          <w:t>-5</w:t>
        </w:r>
        <w:r w:rsidR="0013418C">
          <w:rPr>
            <w:rFonts w:ascii="Times New Roman" w:eastAsia="宋体" w:hAnsi="Times New Roman" w:cs="Times New Roman" w:hint="eastAsia"/>
            <w:szCs w:val="21"/>
          </w:rPr>
          <w:t>关的</w:t>
        </w:r>
        <w:r w:rsidR="007B72A9">
          <w:rPr>
            <w:rFonts w:ascii="Times New Roman" w:eastAsia="宋体" w:hAnsi="Times New Roman" w:cs="Times New Roman" w:hint="eastAsia"/>
            <w:szCs w:val="21"/>
          </w:rPr>
          <w:t>通关</w:t>
        </w:r>
        <w:r w:rsidR="00AE7D5E">
          <w:rPr>
            <w:rFonts w:ascii="Times New Roman" w:eastAsia="宋体" w:hAnsi="Times New Roman" w:cs="Times New Roman" w:hint="eastAsia"/>
            <w:szCs w:val="21"/>
          </w:rPr>
          <w:t>视频时长与</w:t>
        </w:r>
        <w:r w:rsidR="004F03DD">
          <w:rPr>
            <w:rFonts w:ascii="Times New Roman" w:eastAsia="宋体" w:hAnsi="Times New Roman" w:cs="Times New Roman" w:hint="eastAsia"/>
            <w:szCs w:val="21"/>
          </w:rPr>
          <w:t>相对保守程度分布</w:t>
        </w:r>
      </w:ins>
      <w:ins w:id="858" w:author="JiangLinfeng" w:date="2023-10-20T20:10:00Z">
        <w:r w:rsidR="005E3B40">
          <w:rPr>
            <w:rFonts w:ascii="Times New Roman" w:eastAsia="宋体" w:hAnsi="Times New Roman" w:cs="Times New Roman" w:hint="eastAsia"/>
            <w:szCs w:val="21"/>
          </w:rPr>
          <w:t>；</w:t>
        </w:r>
      </w:ins>
    </w:p>
    <w:p w14:paraId="4794C23F" w14:textId="755806B2" w:rsidR="006953BF" w:rsidRPr="00645569" w:rsidRDefault="005E3B40" w:rsidP="005E3B40">
      <w:pPr>
        <w:spacing w:line="288" w:lineRule="auto"/>
        <w:jc w:val="center"/>
        <w:rPr>
          <w:rFonts w:ascii="Times New Roman" w:eastAsia="宋体" w:hAnsi="Times New Roman" w:cs="Times New Roman"/>
          <w:bCs/>
          <w:sz w:val="24"/>
          <w:szCs w:val="24"/>
        </w:rPr>
      </w:pPr>
      <w:ins w:id="859" w:author="JiangLinfeng" w:date="2023-10-20T20:10:00Z">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代表相对保守程度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ins>
    </w:p>
    <w:sectPr w:rsidR="006953BF" w:rsidRPr="00645569">
      <w:headerReference w:type="default" r:id="rId5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Hang Zhang" w:date="2023-10-18T10:30:00Z" w:initials="HZ">
    <w:p w14:paraId="151A769D" w14:textId="77777777" w:rsidR="006769FE" w:rsidRDefault="006769FE">
      <w:pPr>
        <w:jc w:val="left"/>
      </w:pPr>
      <w:r>
        <w:rPr>
          <w:rStyle w:val="aa"/>
        </w:rPr>
        <w:annotationRef/>
      </w:r>
      <w:r>
        <w:rPr>
          <w:color w:val="000000"/>
          <w:sz w:val="20"/>
          <w:szCs w:val="20"/>
        </w:rPr>
        <w:t>这段前面可以简要介绍一下游戏的通关视频是怎么获得的（描述杨帆的实验），同时引入实验设计中另一个关键操纵，preservation.</w:t>
      </w:r>
    </w:p>
  </w:comment>
  <w:comment w:id="11" w:author="LuYangfan" w:date="2023-10-20T11:52:00Z" w:initials="VL">
    <w:p w14:paraId="15F86CE4" w14:textId="77777777" w:rsidR="00E65EBB" w:rsidRDefault="00E65EBB">
      <w:pPr>
        <w:pStyle w:val="ab"/>
        <w:jc w:val="left"/>
      </w:pPr>
      <w:r>
        <w:rPr>
          <w:rStyle w:val="aa"/>
        </w:rPr>
        <w:annotationRef/>
      </w:r>
      <w:r>
        <w:t>preservation</w:t>
      </w:r>
    </w:p>
  </w:comment>
  <w:comment w:id="14" w:author="Hang Zhang" w:date="2023-10-18T11:05:00Z" w:initials="HZ">
    <w:p w14:paraId="6156F564" w14:textId="77777777" w:rsidR="00E45AA0" w:rsidRDefault="00E45AA0">
      <w:pPr>
        <w:jc w:val="left"/>
      </w:pPr>
      <w:r>
        <w:rPr>
          <w:rStyle w:val="aa"/>
        </w:rPr>
        <w:annotationRef/>
      </w:r>
      <w:r>
        <w:rPr>
          <w:color w:val="000000"/>
          <w:sz w:val="20"/>
          <w:szCs w:val="20"/>
        </w:rPr>
        <w:t>在获得博士学位之后才能称为“博士”</w:t>
      </w:r>
    </w:p>
  </w:comment>
  <w:comment w:id="24" w:author="Hang Zhang" w:date="2023-10-18T11:06:00Z" w:initials="HZ">
    <w:p w14:paraId="1832777B" w14:textId="77777777" w:rsidR="001474E0" w:rsidRDefault="001474E0">
      <w:pPr>
        <w:jc w:val="left"/>
      </w:pPr>
      <w:r>
        <w:rPr>
          <w:rStyle w:val="aa"/>
        </w:rPr>
        <w:annotationRef/>
      </w:r>
      <w:r>
        <w:rPr>
          <w:color w:val="000000"/>
          <w:sz w:val="20"/>
          <w:szCs w:val="20"/>
        </w:rPr>
        <w:t>需要简介游戏的玩法，否则无法理解后续的分析，包括preservation是什么意思</w:t>
      </w:r>
    </w:p>
  </w:comment>
  <w:comment w:id="35" w:author="LuYangfan" w:date="2023-10-20T11:33:00Z" w:initials="Lu">
    <w:p w14:paraId="63BAA943" w14:textId="5F42E943" w:rsidR="3BCD707E" w:rsidRDefault="3BCD707E">
      <w:r>
        <w:t>2.2 这部分可以拆分成两节</w:t>
      </w:r>
      <w:r>
        <w:annotationRef/>
      </w:r>
    </w:p>
    <w:p w14:paraId="7C883B9D" w14:textId="3DB41BE7" w:rsidR="3BCD707E" w:rsidRDefault="3BCD707E">
      <w:r>
        <w:t>实验设计：说</w:t>
      </w:r>
      <w:proofErr w:type="gramStart"/>
      <w:r>
        <w:t>明白组</w:t>
      </w:r>
      <w:proofErr w:type="gramEnd"/>
      <w:r>
        <w:t>内变量是什么五个关卡，每个关卡对应三个视频；被试内顺序的设置，简要说明任务收集的数据变量</w:t>
      </w:r>
    </w:p>
    <w:p w14:paraId="6FB80DE1" w14:textId="02509AC2" w:rsidR="3BCD707E" w:rsidRDefault="3BCD707E">
      <w:r>
        <w:t>【实验程序一节可以放在中间】</w:t>
      </w:r>
    </w:p>
    <w:p w14:paraId="11479805" w14:textId="354C0C15" w:rsidR="3BCD707E" w:rsidRDefault="3BCD707E">
      <w:r>
        <w:t>数据分析：我们收集到两类数据，（1）事件结构层次，涉及一致性的指标计算，（2）创造力评分，记得有一些分析是在被试内做了Min-Max Scaling后进行的</w:t>
      </w:r>
    </w:p>
  </w:comment>
  <w:comment w:id="145" w:author="Hang Zhang" w:date="2023-10-18T10:32:00Z" w:initials="HZ">
    <w:p w14:paraId="30FCC45D" w14:textId="776DDD45" w:rsidR="00A31A7F" w:rsidRDefault="00A31A7F">
      <w:pPr>
        <w:jc w:val="left"/>
      </w:pPr>
      <w:r>
        <w:rPr>
          <w:rStyle w:val="aa"/>
        </w:rPr>
        <w:annotationRef/>
      </w:r>
      <w:r>
        <w:rPr>
          <w:color w:val="000000"/>
          <w:sz w:val="20"/>
          <w:szCs w:val="20"/>
        </w:rPr>
        <w:t>不能直接把别人的figure legend也拷贝了。</w:t>
      </w:r>
    </w:p>
  </w:comment>
  <w:comment w:id="196" w:author="LuYangfan" w:date="2023-10-20T11:27:00Z" w:initials="Lu">
    <w:p w14:paraId="4B614CDC" w14:textId="44F16DA2" w:rsidR="3BCD707E" w:rsidRDefault="3BCD707E">
      <w:r>
        <w:t>鼠标控制？</w:t>
      </w:r>
      <w:r>
        <w:annotationRef/>
      </w:r>
    </w:p>
  </w:comment>
  <w:comment w:id="362" w:author="Hang Zhang" w:date="2023-10-18T10:41:00Z" w:initials="HZ">
    <w:p w14:paraId="5CBEAF44" w14:textId="77777777" w:rsidR="005A5DE1" w:rsidRDefault="005A5DE1">
      <w:pPr>
        <w:jc w:val="left"/>
      </w:pPr>
      <w:r>
        <w:rPr>
          <w:rStyle w:val="aa"/>
        </w:rPr>
        <w:annotationRef/>
      </w:r>
      <w:r>
        <w:rPr>
          <w:color w:val="000000"/>
          <w:sz w:val="20"/>
          <w:szCs w:val="20"/>
        </w:rPr>
        <w:t>图7如果在图左侧标出上下两个方向分别对应</w:t>
      </w:r>
      <w:proofErr w:type="gramStart"/>
      <w:r>
        <w:rPr>
          <w:color w:val="000000"/>
          <w:sz w:val="20"/>
          <w:szCs w:val="20"/>
        </w:rPr>
        <w:t>不</w:t>
      </w:r>
      <w:proofErr w:type="gramEnd"/>
      <w:r>
        <w:rPr>
          <w:color w:val="000000"/>
          <w:sz w:val="20"/>
          <w:szCs w:val="20"/>
        </w:rPr>
        <w:t>分层和分层，会容易理解一些。几率水平可以标出来吗？</w:t>
      </w:r>
    </w:p>
  </w:comment>
  <w:comment w:id="363" w:author="LuYangfan" w:date="2023-10-20T11:46:00Z" w:initials="Lu">
    <w:p w14:paraId="4CECF8D7" w14:textId="292841DB" w:rsidR="3BCD707E" w:rsidRDefault="3BCD707E">
      <w:r>
        <w:t>记得加上</w:t>
      </w:r>
      <w:r>
        <w:annotationRef/>
      </w:r>
    </w:p>
  </w:comment>
  <w:comment w:id="667" w:author="Hang Zhang" w:date="2023-10-18T10:45:00Z" w:initials="HZ">
    <w:p w14:paraId="354DC945" w14:textId="77777777" w:rsidR="00CA4A25" w:rsidRDefault="00CA4A25">
      <w:pPr>
        <w:jc w:val="left"/>
      </w:pPr>
      <w:r>
        <w:rPr>
          <w:rStyle w:val="aa"/>
        </w:rPr>
        <w:annotationRef/>
      </w:r>
      <w:r>
        <w:rPr>
          <w:color w:val="000000"/>
          <w:sz w:val="20"/>
          <w:szCs w:val="20"/>
        </w:rPr>
        <w:t>这幅图的psv排列是low, high, mid? 没有按顺序</w:t>
      </w:r>
      <w:r>
        <w:annotationRef/>
      </w:r>
    </w:p>
  </w:comment>
  <w:comment w:id="713" w:author="Hang Zhang" w:date="2023-10-18T10:57:00Z" w:initials="HZ">
    <w:p w14:paraId="1799A3D4" w14:textId="5530BA0A" w:rsidR="003269C2" w:rsidRDefault="003269C2">
      <w:pPr>
        <w:jc w:val="left"/>
      </w:pPr>
      <w:r>
        <w:rPr>
          <w:rStyle w:val="aa"/>
        </w:rPr>
        <w:annotationRef/>
      </w:r>
      <w:r>
        <w:rPr>
          <w:color w:val="000000"/>
          <w:sz w:val="20"/>
          <w:szCs w:val="20"/>
        </w:rPr>
        <w:t>从图8到图17的creativity评分来看，</w:t>
      </w:r>
      <w:r w:rsidR="00387C34">
        <w:rPr>
          <w:color w:val="000000"/>
          <w:sz w:val="20"/>
          <w:szCs w:val="20"/>
        </w:rPr>
        <w:t>相对保守程度</w:t>
      </w:r>
      <w:r>
        <w:rPr>
          <w:color w:val="000000"/>
          <w:sz w:val="20"/>
          <w:szCs w:val="20"/>
        </w:rPr>
        <w:t>似乎是有效应的。图中的高中低的结果跟下面的回归模型的结果看起来也不完全一致。确定分析中没有bugs?或者图没有画错？</w:t>
      </w:r>
    </w:p>
    <w:p w14:paraId="7B1E948B" w14:textId="339AED12" w:rsidR="003269C2" w:rsidRDefault="003269C2">
      <w:pPr>
        <w:jc w:val="left"/>
      </w:pPr>
      <w:r>
        <w:rPr>
          <w:color w:val="000000"/>
          <w:sz w:val="20"/>
          <w:szCs w:val="20"/>
        </w:rPr>
        <w:t>另外，</w:t>
      </w:r>
      <w:r w:rsidR="00387C34">
        <w:rPr>
          <w:color w:val="000000"/>
          <w:sz w:val="20"/>
          <w:szCs w:val="20"/>
        </w:rPr>
        <w:t>相对保守程度</w:t>
      </w:r>
      <w:r>
        <w:rPr>
          <w:color w:val="000000"/>
          <w:sz w:val="20"/>
          <w:szCs w:val="20"/>
        </w:rPr>
        <w:t>可以作为连续变量进入模型吗？即使不能作为连续变量，也是可以看整个的psv而不仅仅是每个dummy variable是否显著。</w:t>
      </w:r>
    </w:p>
  </w:comment>
  <w:comment w:id="737" w:author="LuYangfan" w:date="2023-10-20T11:59:00Z" w:initials="VL">
    <w:p w14:paraId="14D750AB" w14:textId="77777777" w:rsidR="001C4B15" w:rsidRDefault="001C4B15">
      <w:pPr>
        <w:pStyle w:val="ab"/>
        <w:jc w:val="left"/>
      </w:pPr>
      <w:r>
        <w:rPr>
          <w:rStyle w:val="aa"/>
        </w:rPr>
        <w:annotationRef/>
      </w:r>
      <w:r>
        <w:t>记得补上或者删掉</w:t>
      </w:r>
    </w:p>
  </w:comment>
  <w:comment w:id="747" w:author="Hang Zhang" w:date="2023-10-18T11:03:00Z" w:initials="HZ">
    <w:p w14:paraId="18D6B1AB" w14:textId="7BFB8486" w:rsidR="00624BA7" w:rsidRDefault="00624BA7">
      <w:pPr>
        <w:jc w:val="left"/>
      </w:pPr>
      <w:r>
        <w:rPr>
          <w:rStyle w:val="aa"/>
        </w:rPr>
        <w:annotationRef/>
      </w:r>
      <w:r>
        <w:rPr>
          <w:color w:val="000000"/>
          <w:sz w:val="20"/>
          <w:szCs w:val="20"/>
        </w:rPr>
        <w:t>这几张直方图都没有写横坐标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1A769D" w15:done="0"/>
  <w15:commentEx w15:paraId="15F86CE4" w15:done="0"/>
  <w15:commentEx w15:paraId="6156F564" w15:done="0"/>
  <w15:commentEx w15:paraId="1832777B" w15:done="0"/>
  <w15:commentEx w15:paraId="11479805" w15:done="0"/>
  <w15:commentEx w15:paraId="30FCC45D" w15:done="0"/>
  <w15:commentEx w15:paraId="4B614CDC" w15:done="0"/>
  <w15:commentEx w15:paraId="5CBEAF44" w15:done="0"/>
  <w15:commentEx w15:paraId="4CECF8D7" w15:done="0"/>
  <w15:commentEx w15:paraId="354DC945" w15:done="1"/>
  <w15:commentEx w15:paraId="7B1E948B" w15:done="0"/>
  <w15:commentEx w15:paraId="14D750AB" w15:done="0"/>
  <w15:commentEx w15:paraId="18D6B1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9387380" w16cex:dateUtc="2023-10-18T02:30:00Z"/>
  <w16cex:commentExtensible w16cex:durableId="2C29776C" w16cex:dateUtc="2023-10-20T03:52:00Z"/>
  <w16cex:commentExtensible w16cex:durableId="0B67FF98" w16cex:dateUtc="2023-10-18T03:05:00Z"/>
  <w16cex:commentExtensible w16cex:durableId="07B4D8AC" w16cex:dateUtc="2023-10-18T03:06:00Z"/>
  <w16cex:commentExtensible w16cex:durableId="518FC2C5" w16cex:dateUtc="2023-10-20T03:33:00Z"/>
  <w16cex:commentExtensible w16cex:durableId="0E221F13" w16cex:dateUtc="2023-10-18T02:32:00Z"/>
  <w16cex:commentExtensible w16cex:durableId="5E85C3BA" w16cex:dateUtc="2023-10-20T03:27:00Z"/>
  <w16cex:commentExtensible w16cex:durableId="3E2913B5" w16cex:dateUtc="2023-10-18T02:41:00Z"/>
  <w16cex:commentExtensible w16cex:durableId="084A2C1B" w16cex:dateUtc="2023-10-20T03:46:00Z"/>
  <w16cex:commentExtensible w16cex:durableId="1BDD28F9" w16cex:dateUtc="2023-10-18T02:45:00Z"/>
  <w16cex:commentExtensible w16cex:durableId="01737684" w16cex:dateUtc="2023-10-18T02:57:00Z"/>
  <w16cex:commentExtensible w16cex:durableId="06ADA800" w16cex:dateUtc="2023-10-20T03:59:00Z"/>
  <w16cex:commentExtensible w16cex:durableId="6A9451EB" w16cex:dateUtc="2023-10-18T0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1A769D" w16cid:durableId="19387380"/>
  <w16cid:commentId w16cid:paraId="15F86CE4" w16cid:durableId="2C29776C"/>
  <w16cid:commentId w16cid:paraId="6156F564" w16cid:durableId="0B67FF98"/>
  <w16cid:commentId w16cid:paraId="1832777B" w16cid:durableId="07B4D8AC"/>
  <w16cid:commentId w16cid:paraId="11479805" w16cid:durableId="518FC2C5"/>
  <w16cid:commentId w16cid:paraId="30FCC45D" w16cid:durableId="0E221F13"/>
  <w16cid:commentId w16cid:paraId="4B614CDC" w16cid:durableId="5E85C3BA"/>
  <w16cid:commentId w16cid:paraId="5CBEAF44" w16cid:durableId="3E2913B5"/>
  <w16cid:commentId w16cid:paraId="4CECF8D7" w16cid:durableId="084A2C1B"/>
  <w16cid:commentId w16cid:paraId="354DC945" w16cid:durableId="1BDD28F9"/>
  <w16cid:commentId w16cid:paraId="7B1E948B" w16cid:durableId="01737684"/>
  <w16cid:commentId w16cid:paraId="14D750AB" w16cid:durableId="06ADA800"/>
  <w16cid:commentId w16cid:paraId="18D6B1AB" w16cid:durableId="6A9451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34517" w14:textId="77777777" w:rsidR="00005D17" w:rsidRDefault="00005D17" w:rsidP="00297F5A">
      <w:r>
        <w:separator/>
      </w:r>
    </w:p>
  </w:endnote>
  <w:endnote w:type="continuationSeparator" w:id="0">
    <w:p w14:paraId="1DEE2D88" w14:textId="77777777" w:rsidR="00005D17" w:rsidRDefault="00005D17" w:rsidP="00297F5A">
      <w:r>
        <w:continuationSeparator/>
      </w:r>
    </w:p>
  </w:endnote>
  <w:endnote w:type="continuationNotice" w:id="1">
    <w:p w14:paraId="4A67FD22" w14:textId="77777777" w:rsidR="00005D17" w:rsidRDefault="00005D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756C4" w14:textId="77777777" w:rsidR="00005D17" w:rsidRDefault="00005D17" w:rsidP="00297F5A">
      <w:r>
        <w:separator/>
      </w:r>
    </w:p>
  </w:footnote>
  <w:footnote w:type="continuationSeparator" w:id="0">
    <w:p w14:paraId="2E9B769B" w14:textId="77777777" w:rsidR="00005D17" w:rsidRDefault="00005D17" w:rsidP="00297F5A">
      <w:r>
        <w:continuationSeparator/>
      </w:r>
    </w:p>
  </w:footnote>
  <w:footnote w:type="continuationNotice" w:id="1">
    <w:p w14:paraId="387C02B0" w14:textId="77777777" w:rsidR="00005D17" w:rsidRDefault="00005D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AF2F4" w14:textId="68440F1D" w:rsidR="008D1BD4" w:rsidRPr="00E168CC" w:rsidRDefault="00E168CC" w:rsidP="00E168CC">
    <w:pPr>
      <w:pStyle w:val="a3"/>
      <w:jc w:val="both"/>
      <w:rPr>
        <w:rFonts w:ascii="宋体" w:eastAsia="宋体" w:hAnsi="宋体"/>
      </w:rPr>
    </w:pPr>
    <w:r w:rsidRPr="00E168CC">
      <w:rPr>
        <w:rFonts w:ascii="宋体" w:eastAsia="宋体" w:hAnsi="宋体" w:hint="eastAsia"/>
      </w:rPr>
      <w:t>北京大学2</w:t>
    </w:r>
    <w:r w:rsidRPr="00E168CC">
      <w:rPr>
        <w:rFonts w:ascii="宋体" w:eastAsia="宋体" w:hAnsi="宋体"/>
      </w:rPr>
      <w:t>023</w:t>
    </w:r>
    <w:r w:rsidRPr="00E168CC">
      <w:rPr>
        <w:rFonts w:ascii="宋体" w:eastAsia="宋体" w:hAnsi="宋体" w:hint="eastAsia"/>
      </w:rPr>
      <w:t>年本科生科研结题论文</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ngLinfeng">
    <w15:presenceInfo w15:providerId="None" w15:userId="JiangLinfeng"/>
  </w15:person>
  <w15:person w15:author="Hang Zhang">
    <w15:presenceInfo w15:providerId="None" w15:userId="Hang Zhang"/>
  </w15:person>
  <w15:person w15:author="LuYangfan">
    <w15:presenceInfo w15:providerId="AD" w15:userId="S::vanesslu@pkueducn.onmicrosoft.com::715709bc-e389-46a7-9219-df8cffe28f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CA3"/>
    <w:rsid w:val="000007C4"/>
    <w:rsid w:val="0000215A"/>
    <w:rsid w:val="00005D17"/>
    <w:rsid w:val="00010110"/>
    <w:rsid w:val="00010CE4"/>
    <w:rsid w:val="0001366C"/>
    <w:rsid w:val="000146BB"/>
    <w:rsid w:val="000147CE"/>
    <w:rsid w:val="000161F6"/>
    <w:rsid w:val="00020F95"/>
    <w:rsid w:val="000213B9"/>
    <w:rsid w:val="00022DDC"/>
    <w:rsid w:val="00022FFB"/>
    <w:rsid w:val="00025824"/>
    <w:rsid w:val="00025C0F"/>
    <w:rsid w:val="00030DD4"/>
    <w:rsid w:val="00034438"/>
    <w:rsid w:val="00034CBA"/>
    <w:rsid w:val="000351B8"/>
    <w:rsid w:val="000357C1"/>
    <w:rsid w:val="000359ED"/>
    <w:rsid w:val="0003689A"/>
    <w:rsid w:val="0003778B"/>
    <w:rsid w:val="00040C41"/>
    <w:rsid w:val="00042C12"/>
    <w:rsid w:val="0004453E"/>
    <w:rsid w:val="000447C2"/>
    <w:rsid w:val="000448B7"/>
    <w:rsid w:val="00044B34"/>
    <w:rsid w:val="00045FE5"/>
    <w:rsid w:val="00046607"/>
    <w:rsid w:val="00050139"/>
    <w:rsid w:val="00050916"/>
    <w:rsid w:val="00051E1E"/>
    <w:rsid w:val="00052B47"/>
    <w:rsid w:val="00053757"/>
    <w:rsid w:val="00055C7D"/>
    <w:rsid w:val="000566E0"/>
    <w:rsid w:val="00060409"/>
    <w:rsid w:val="00063E79"/>
    <w:rsid w:val="000654B6"/>
    <w:rsid w:val="0006792F"/>
    <w:rsid w:val="00070404"/>
    <w:rsid w:val="00071CE8"/>
    <w:rsid w:val="00080D3F"/>
    <w:rsid w:val="00082A7F"/>
    <w:rsid w:val="00086387"/>
    <w:rsid w:val="00087A94"/>
    <w:rsid w:val="00087AC4"/>
    <w:rsid w:val="000931E0"/>
    <w:rsid w:val="000935F2"/>
    <w:rsid w:val="00093873"/>
    <w:rsid w:val="00097E30"/>
    <w:rsid w:val="000A0041"/>
    <w:rsid w:val="000A0BB6"/>
    <w:rsid w:val="000A1AA7"/>
    <w:rsid w:val="000A3F19"/>
    <w:rsid w:val="000A5F3E"/>
    <w:rsid w:val="000B009C"/>
    <w:rsid w:val="000B09BA"/>
    <w:rsid w:val="000B0E21"/>
    <w:rsid w:val="000B507F"/>
    <w:rsid w:val="000B55CF"/>
    <w:rsid w:val="000B7D72"/>
    <w:rsid w:val="000C0936"/>
    <w:rsid w:val="000C0B42"/>
    <w:rsid w:val="000C0EF8"/>
    <w:rsid w:val="000C22E3"/>
    <w:rsid w:val="000C2815"/>
    <w:rsid w:val="000C3DB2"/>
    <w:rsid w:val="000C4D3F"/>
    <w:rsid w:val="000C59FA"/>
    <w:rsid w:val="000D1BDB"/>
    <w:rsid w:val="000D2243"/>
    <w:rsid w:val="000D48BF"/>
    <w:rsid w:val="000D7FD3"/>
    <w:rsid w:val="000E6557"/>
    <w:rsid w:val="000F1F35"/>
    <w:rsid w:val="000F25EA"/>
    <w:rsid w:val="000F3904"/>
    <w:rsid w:val="000F503E"/>
    <w:rsid w:val="00101DB6"/>
    <w:rsid w:val="00104B9B"/>
    <w:rsid w:val="0010597C"/>
    <w:rsid w:val="00105FEA"/>
    <w:rsid w:val="00107267"/>
    <w:rsid w:val="00107633"/>
    <w:rsid w:val="001127E5"/>
    <w:rsid w:val="00112A72"/>
    <w:rsid w:val="00121525"/>
    <w:rsid w:val="0012185B"/>
    <w:rsid w:val="00121F09"/>
    <w:rsid w:val="0012455C"/>
    <w:rsid w:val="00124B8E"/>
    <w:rsid w:val="00127E9C"/>
    <w:rsid w:val="001301F3"/>
    <w:rsid w:val="001310F1"/>
    <w:rsid w:val="00132A91"/>
    <w:rsid w:val="0013311E"/>
    <w:rsid w:val="0013393C"/>
    <w:rsid w:val="00133DCF"/>
    <w:rsid w:val="0013418C"/>
    <w:rsid w:val="001356DA"/>
    <w:rsid w:val="00135D0E"/>
    <w:rsid w:val="00137786"/>
    <w:rsid w:val="00141892"/>
    <w:rsid w:val="00141C85"/>
    <w:rsid w:val="00142A51"/>
    <w:rsid w:val="00143277"/>
    <w:rsid w:val="00144ED0"/>
    <w:rsid w:val="001455E8"/>
    <w:rsid w:val="00146737"/>
    <w:rsid w:val="001467F1"/>
    <w:rsid w:val="00146A9F"/>
    <w:rsid w:val="001474E0"/>
    <w:rsid w:val="00147762"/>
    <w:rsid w:val="00151286"/>
    <w:rsid w:val="00151420"/>
    <w:rsid w:val="00153B1D"/>
    <w:rsid w:val="001540F7"/>
    <w:rsid w:val="0015541E"/>
    <w:rsid w:val="00161FBD"/>
    <w:rsid w:val="001622DE"/>
    <w:rsid w:val="0016301C"/>
    <w:rsid w:val="001669D7"/>
    <w:rsid w:val="00167B9A"/>
    <w:rsid w:val="001712E6"/>
    <w:rsid w:val="001713E4"/>
    <w:rsid w:val="0017199E"/>
    <w:rsid w:val="00174F4B"/>
    <w:rsid w:val="00174FA8"/>
    <w:rsid w:val="00176DE5"/>
    <w:rsid w:val="001770CD"/>
    <w:rsid w:val="00181B8E"/>
    <w:rsid w:val="001821EF"/>
    <w:rsid w:val="0018237F"/>
    <w:rsid w:val="0018283D"/>
    <w:rsid w:val="001829BB"/>
    <w:rsid w:val="00182BAD"/>
    <w:rsid w:val="00183EAE"/>
    <w:rsid w:val="00184172"/>
    <w:rsid w:val="0018461C"/>
    <w:rsid w:val="00184945"/>
    <w:rsid w:val="001868E5"/>
    <w:rsid w:val="00195D3B"/>
    <w:rsid w:val="001969BA"/>
    <w:rsid w:val="00196B7B"/>
    <w:rsid w:val="001A2655"/>
    <w:rsid w:val="001A475E"/>
    <w:rsid w:val="001A4DFB"/>
    <w:rsid w:val="001A53CC"/>
    <w:rsid w:val="001A5F61"/>
    <w:rsid w:val="001A7D50"/>
    <w:rsid w:val="001B01C7"/>
    <w:rsid w:val="001B08BB"/>
    <w:rsid w:val="001B12E9"/>
    <w:rsid w:val="001B6961"/>
    <w:rsid w:val="001B7183"/>
    <w:rsid w:val="001C036E"/>
    <w:rsid w:val="001C29E8"/>
    <w:rsid w:val="001C4B15"/>
    <w:rsid w:val="001C6A70"/>
    <w:rsid w:val="001D031F"/>
    <w:rsid w:val="001D13A2"/>
    <w:rsid w:val="001D1B25"/>
    <w:rsid w:val="001D328D"/>
    <w:rsid w:val="001D4D53"/>
    <w:rsid w:val="001D58B8"/>
    <w:rsid w:val="001D6456"/>
    <w:rsid w:val="001D6F90"/>
    <w:rsid w:val="001E197A"/>
    <w:rsid w:val="001E297C"/>
    <w:rsid w:val="001E6E44"/>
    <w:rsid w:val="001F1BD7"/>
    <w:rsid w:val="001F32A7"/>
    <w:rsid w:val="001F46F3"/>
    <w:rsid w:val="001F4892"/>
    <w:rsid w:val="001F551C"/>
    <w:rsid w:val="001F6C68"/>
    <w:rsid w:val="001F715F"/>
    <w:rsid w:val="002001CB"/>
    <w:rsid w:val="002005F4"/>
    <w:rsid w:val="002014B3"/>
    <w:rsid w:val="00202C98"/>
    <w:rsid w:val="00205CEF"/>
    <w:rsid w:val="00205EBC"/>
    <w:rsid w:val="00207F2D"/>
    <w:rsid w:val="00211588"/>
    <w:rsid w:val="00211655"/>
    <w:rsid w:val="00212504"/>
    <w:rsid w:val="00215792"/>
    <w:rsid w:val="00215920"/>
    <w:rsid w:val="00215EE0"/>
    <w:rsid w:val="00216FB8"/>
    <w:rsid w:val="002204CA"/>
    <w:rsid w:val="00220EA8"/>
    <w:rsid w:val="002224D0"/>
    <w:rsid w:val="00223819"/>
    <w:rsid w:val="0023123E"/>
    <w:rsid w:val="00233500"/>
    <w:rsid w:val="002353ED"/>
    <w:rsid w:val="002355F4"/>
    <w:rsid w:val="00235A62"/>
    <w:rsid w:val="00240F62"/>
    <w:rsid w:val="00241B59"/>
    <w:rsid w:val="00245177"/>
    <w:rsid w:val="002454AC"/>
    <w:rsid w:val="00246DEC"/>
    <w:rsid w:val="0024733C"/>
    <w:rsid w:val="0025061C"/>
    <w:rsid w:val="00250C22"/>
    <w:rsid w:val="0025366C"/>
    <w:rsid w:val="00254F2C"/>
    <w:rsid w:val="00257DB2"/>
    <w:rsid w:val="002612C4"/>
    <w:rsid w:val="00262089"/>
    <w:rsid w:val="00262321"/>
    <w:rsid w:val="00263076"/>
    <w:rsid w:val="002638C8"/>
    <w:rsid w:val="00263F7E"/>
    <w:rsid w:val="00266A01"/>
    <w:rsid w:val="002675B3"/>
    <w:rsid w:val="00270156"/>
    <w:rsid w:val="002707AE"/>
    <w:rsid w:val="00274C79"/>
    <w:rsid w:val="002758F9"/>
    <w:rsid w:val="00276990"/>
    <w:rsid w:val="00277343"/>
    <w:rsid w:val="002816E3"/>
    <w:rsid w:val="0028280B"/>
    <w:rsid w:val="00283369"/>
    <w:rsid w:val="00285F8E"/>
    <w:rsid w:val="00287FA2"/>
    <w:rsid w:val="00290148"/>
    <w:rsid w:val="00290CA1"/>
    <w:rsid w:val="002929D9"/>
    <w:rsid w:val="00292D9A"/>
    <w:rsid w:val="00292E0C"/>
    <w:rsid w:val="00293ACA"/>
    <w:rsid w:val="00294DC6"/>
    <w:rsid w:val="00295244"/>
    <w:rsid w:val="00297700"/>
    <w:rsid w:val="00297998"/>
    <w:rsid w:val="00297F5A"/>
    <w:rsid w:val="002A24A3"/>
    <w:rsid w:val="002A4320"/>
    <w:rsid w:val="002A483C"/>
    <w:rsid w:val="002A5F2D"/>
    <w:rsid w:val="002A69EF"/>
    <w:rsid w:val="002A7BFF"/>
    <w:rsid w:val="002B010A"/>
    <w:rsid w:val="002B3ABE"/>
    <w:rsid w:val="002B4696"/>
    <w:rsid w:val="002B56E6"/>
    <w:rsid w:val="002B6ECC"/>
    <w:rsid w:val="002C04D1"/>
    <w:rsid w:val="002C06A0"/>
    <w:rsid w:val="002C3032"/>
    <w:rsid w:val="002D078C"/>
    <w:rsid w:val="002D0D6C"/>
    <w:rsid w:val="002D2A7C"/>
    <w:rsid w:val="002D3115"/>
    <w:rsid w:val="002D5634"/>
    <w:rsid w:val="002D6CAC"/>
    <w:rsid w:val="002D7291"/>
    <w:rsid w:val="002E098D"/>
    <w:rsid w:val="002E21F7"/>
    <w:rsid w:val="002E32BD"/>
    <w:rsid w:val="002E351D"/>
    <w:rsid w:val="002E396D"/>
    <w:rsid w:val="002E588D"/>
    <w:rsid w:val="002E58A8"/>
    <w:rsid w:val="002F34D6"/>
    <w:rsid w:val="002F43F6"/>
    <w:rsid w:val="002F6A33"/>
    <w:rsid w:val="00301262"/>
    <w:rsid w:val="00302332"/>
    <w:rsid w:val="00302676"/>
    <w:rsid w:val="00304608"/>
    <w:rsid w:val="0030587A"/>
    <w:rsid w:val="00306862"/>
    <w:rsid w:val="00307409"/>
    <w:rsid w:val="00312BF8"/>
    <w:rsid w:val="00313A9E"/>
    <w:rsid w:val="003140CE"/>
    <w:rsid w:val="00314EDA"/>
    <w:rsid w:val="00315EF9"/>
    <w:rsid w:val="003166AB"/>
    <w:rsid w:val="00316B4B"/>
    <w:rsid w:val="0032033B"/>
    <w:rsid w:val="00325A05"/>
    <w:rsid w:val="003269C2"/>
    <w:rsid w:val="00331564"/>
    <w:rsid w:val="003332BE"/>
    <w:rsid w:val="00333933"/>
    <w:rsid w:val="00333E4B"/>
    <w:rsid w:val="00334935"/>
    <w:rsid w:val="00337C86"/>
    <w:rsid w:val="003428E2"/>
    <w:rsid w:val="00342A79"/>
    <w:rsid w:val="00343526"/>
    <w:rsid w:val="0034486F"/>
    <w:rsid w:val="00345A44"/>
    <w:rsid w:val="0034619A"/>
    <w:rsid w:val="0036073B"/>
    <w:rsid w:val="00360774"/>
    <w:rsid w:val="00361571"/>
    <w:rsid w:val="003627D7"/>
    <w:rsid w:val="00362A4C"/>
    <w:rsid w:val="00363249"/>
    <w:rsid w:val="00364140"/>
    <w:rsid w:val="00365AC4"/>
    <w:rsid w:val="00365AEE"/>
    <w:rsid w:val="00366039"/>
    <w:rsid w:val="00370053"/>
    <w:rsid w:val="00375630"/>
    <w:rsid w:val="00377CCF"/>
    <w:rsid w:val="00382FE5"/>
    <w:rsid w:val="00383E6F"/>
    <w:rsid w:val="00384E6B"/>
    <w:rsid w:val="003862B5"/>
    <w:rsid w:val="00386509"/>
    <w:rsid w:val="0038746D"/>
    <w:rsid w:val="00387C34"/>
    <w:rsid w:val="00390C86"/>
    <w:rsid w:val="003916C8"/>
    <w:rsid w:val="003928B9"/>
    <w:rsid w:val="00394CBF"/>
    <w:rsid w:val="00397ABF"/>
    <w:rsid w:val="00397DBE"/>
    <w:rsid w:val="003A1891"/>
    <w:rsid w:val="003A2EAC"/>
    <w:rsid w:val="003A3468"/>
    <w:rsid w:val="003A6540"/>
    <w:rsid w:val="003A7870"/>
    <w:rsid w:val="003B58D6"/>
    <w:rsid w:val="003C09C1"/>
    <w:rsid w:val="003C0C43"/>
    <w:rsid w:val="003C1043"/>
    <w:rsid w:val="003C118D"/>
    <w:rsid w:val="003C15FF"/>
    <w:rsid w:val="003C1A74"/>
    <w:rsid w:val="003C2033"/>
    <w:rsid w:val="003C41F1"/>
    <w:rsid w:val="003C4879"/>
    <w:rsid w:val="003C558C"/>
    <w:rsid w:val="003C596C"/>
    <w:rsid w:val="003C6B93"/>
    <w:rsid w:val="003D1766"/>
    <w:rsid w:val="003D18AE"/>
    <w:rsid w:val="003D1A35"/>
    <w:rsid w:val="003D1EC1"/>
    <w:rsid w:val="003D3FDC"/>
    <w:rsid w:val="003D542C"/>
    <w:rsid w:val="003D592C"/>
    <w:rsid w:val="003D7B71"/>
    <w:rsid w:val="003E0A30"/>
    <w:rsid w:val="003E331B"/>
    <w:rsid w:val="003E39F3"/>
    <w:rsid w:val="003E40CB"/>
    <w:rsid w:val="003E44C8"/>
    <w:rsid w:val="003E4FA6"/>
    <w:rsid w:val="003E608C"/>
    <w:rsid w:val="003F29D4"/>
    <w:rsid w:val="003F4225"/>
    <w:rsid w:val="003F5D9D"/>
    <w:rsid w:val="003F5F89"/>
    <w:rsid w:val="003F7FBB"/>
    <w:rsid w:val="00400558"/>
    <w:rsid w:val="004005C8"/>
    <w:rsid w:val="0040077A"/>
    <w:rsid w:val="00401C44"/>
    <w:rsid w:val="0040544B"/>
    <w:rsid w:val="0040607B"/>
    <w:rsid w:val="0041099F"/>
    <w:rsid w:val="0041225F"/>
    <w:rsid w:val="00413508"/>
    <w:rsid w:val="00414777"/>
    <w:rsid w:val="004162A9"/>
    <w:rsid w:val="00417B71"/>
    <w:rsid w:val="0042089E"/>
    <w:rsid w:val="00423141"/>
    <w:rsid w:val="00431535"/>
    <w:rsid w:val="00431A5C"/>
    <w:rsid w:val="00431AFB"/>
    <w:rsid w:val="00431DE0"/>
    <w:rsid w:val="00432A12"/>
    <w:rsid w:val="00433485"/>
    <w:rsid w:val="00437670"/>
    <w:rsid w:val="00437789"/>
    <w:rsid w:val="00440B00"/>
    <w:rsid w:val="00441496"/>
    <w:rsid w:val="0044157E"/>
    <w:rsid w:val="0044180A"/>
    <w:rsid w:val="00442E48"/>
    <w:rsid w:val="004432E8"/>
    <w:rsid w:val="00443AD7"/>
    <w:rsid w:val="00445B3E"/>
    <w:rsid w:val="00447762"/>
    <w:rsid w:val="004534D0"/>
    <w:rsid w:val="00454C2F"/>
    <w:rsid w:val="004559E0"/>
    <w:rsid w:val="00456D89"/>
    <w:rsid w:val="004606EB"/>
    <w:rsid w:val="00462855"/>
    <w:rsid w:val="004649DF"/>
    <w:rsid w:val="00464F6A"/>
    <w:rsid w:val="0046536B"/>
    <w:rsid w:val="0047078B"/>
    <w:rsid w:val="00471EB0"/>
    <w:rsid w:val="00472A76"/>
    <w:rsid w:val="004739A7"/>
    <w:rsid w:val="00473AAC"/>
    <w:rsid w:val="004757F9"/>
    <w:rsid w:val="00475979"/>
    <w:rsid w:val="00475B89"/>
    <w:rsid w:val="0047693D"/>
    <w:rsid w:val="00480002"/>
    <w:rsid w:val="004805A7"/>
    <w:rsid w:val="0048162C"/>
    <w:rsid w:val="00482A58"/>
    <w:rsid w:val="0048494C"/>
    <w:rsid w:val="00484FE4"/>
    <w:rsid w:val="00487123"/>
    <w:rsid w:val="00487183"/>
    <w:rsid w:val="00496AFF"/>
    <w:rsid w:val="00496F8B"/>
    <w:rsid w:val="00497659"/>
    <w:rsid w:val="004A0C39"/>
    <w:rsid w:val="004A24FE"/>
    <w:rsid w:val="004A2F8B"/>
    <w:rsid w:val="004A3DD3"/>
    <w:rsid w:val="004A497A"/>
    <w:rsid w:val="004A553B"/>
    <w:rsid w:val="004A59C1"/>
    <w:rsid w:val="004A5EA3"/>
    <w:rsid w:val="004A7E9D"/>
    <w:rsid w:val="004B4217"/>
    <w:rsid w:val="004B47CC"/>
    <w:rsid w:val="004B5572"/>
    <w:rsid w:val="004B6205"/>
    <w:rsid w:val="004B6409"/>
    <w:rsid w:val="004B6799"/>
    <w:rsid w:val="004B6E1C"/>
    <w:rsid w:val="004B6FEE"/>
    <w:rsid w:val="004C35D2"/>
    <w:rsid w:val="004C4057"/>
    <w:rsid w:val="004C505A"/>
    <w:rsid w:val="004C6284"/>
    <w:rsid w:val="004D0750"/>
    <w:rsid w:val="004D0A2B"/>
    <w:rsid w:val="004D406F"/>
    <w:rsid w:val="004D4DE9"/>
    <w:rsid w:val="004D562F"/>
    <w:rsid w:val="004D5B87"/>
    <w:rsid w:val="004D6289"/>
    <w:rsid w:val="004D65C6"/>
    <w:rsid w:val="004E43A7"/>
    <w:rsid w:val="004E4958"/>
    <w:rsid w:val="004E641E"/>
    <w:rsid w:val="004E6507"/>
    <w:rsid w:val="004E7D31"/>
    <w:rsid w:val="004F03DD"/>
    <w:rsid w:val="004F1E07"/>
    <w:rsid w:val="004F2720"/>
    <w:rsid w:val="004F34FA"/>
    <w:rsid w:val="004F4CF0"/>
    <w:rsid w:val="004F62EE"/>
    <w:rsid w:val="004F66E6"/>
    <w:rsid w:val="004F6D98"/>
    <w:rsid w:val="004F7B09"/>
    <w:rsid w:val="0050098D"/>
    <w:rsid w:val="0050137D"/>
    <w:rsid w:val="005014B0"/>
    <w:rsid w:val="005024FA"/>
    <w:rsid w:val="00502B3A"/>
    <w:rsid w:val="00502BDD"/>
    <w:rsid w:val="00502FDB"/>
    <w:rsid w:val="005049FC"/>
    <w:rsid w:val="00504E96"/>
    <w:rsid w:val="00505665"/>
    <w:rsid w:val="00506BC4"/>
    <w:rsid w:val="00506FFE"/>
    <w:rsid w:val="005071A5"/>
    <w:rsid w:val="00510DBD"/>
    <w:rsid w:val="00511EC1"/>
    <w:rsid w:val="005141DF"/>
    <w:rsid w:val="005143EE"/>
    <w:rsid w:val="005165FC"/>
    <w:rsid w:val="00523B70"/>
    <w:rsid w:val="00523D4C"/>
    <w:rsid w:val="00526AD6"/>
    <w:rsid w:val="00531966"/>
    <w:rsid w:val="00531EF1"/>
    <w:rsid w:val="00532607"/>
    <w:rsid w:val="00535ABC"/>
    <w:rsid w:val="00537082"/>
    <w:rsid w:val="00540DB3"/>
    <w:rsid w:val="005426A4"/>
    <w:rsid w:val="005426FE"/>
    <w:rsid w:val="00544275"/>
    <w:rsid w:val="0054450D"/>
    <w:rsid w:val="00545819"/>
    <w:rsid w:val="005467E0"/>
    <w:rsid w:val="005501F0"/>
    <w:rsid w:val="005541DE"/>
    <w:rsid w:val="00555D4D"/>
    <w:rsid w:val="00556A7D"/>
    <w:rsid w:val="0056107D"/>
    <w:rsid w:val="00563586"/>
    <w:rsid w:val="005640EE"/>
    <w:rsid w:val="0056605B"/>
    <w:rsid w:val="0056663C"/>
    <w:rsid w:val="00570DB3"/>
    <w:rsid w:val="00572553"/>
    <w:rsid w:val="005734FB"/>
    <w:rsid w:val="00577F58"/>
    <w:rsid w:val="00580E6D"/>
    <w:rsid w:val="00581F57"/>
    <w:rsid w:val="00583890"/>
    <w:rsid w:val="00583CF8"/>
    <w:rsid w:val="005858DD"/>
    <w:rsid w:val="00586044"/>
    <w:rsid w:val="00586C7E"/>
    <w:rsid w:val="00587FC7"/>
    <w:rsid w:val="005902EB"/>
    <w:rsid w:val="00590A8C"/>
    <w:rsid w:val="005923AF"/>
    <w:rsid w:val="00592EFA"/>
    <w:rsid w:val="00593A4A"/>
    <w:rsid w:val="00593B88"/>
    <w:rsid w:val="00593DF5"/>
    <w:rsid w:val="00596A88"/>
    <w:rsid w:val="005A0FCA"/>
    <w:rsid w:val="005A3626"/>
    <w:rsid w:val="005A43DB"/>
    <w:rsid w:val="005A509F"/>
    <w:rsid w:val="005A5CAD"/>
    <w:rsid w:val="005A5DE1"/>
    <w:rsid w:val="005A71B1"/>
    <w:rsid w:val="005A7F74"/>
    <w:rsid w:val="005B0E6F"/>
    <w:rsid w:val="005B31DC"/>
    <w:rsid w:val="005B5DDD"/>
    <w:rsid w:val="005B7A31"/>
    <w:rsid w:val="005B7DBA"/>
    <w:rsid w:val="005C198A"/>
    <w:rsid w:val="005C1A89"/>
    <w:rsid w:val="005C23DF"/>
    <w:rsid w:val="005C29E2"/>
    <w:rsid w:val="005C4071"/>
    <w:rsid w:val="005C4921"/>
    <w:rsid w:val="005C4DAB"/>
    <w:rsid w:val="005C6345"/>
    <w:rsid w:val="005C66E5"/>
    <w:rsid w:val="005D1D82"/>
    <w:rsid w:val="005D2B30"/>
    <w:rsid w:val="005D35CE"/>
    <w:rsid w:val="005D3D9E"/>
    <w:rsid w:val="005D48A0"/>
    <w:rsid w:val="005D4FA8"/>
    <w:rsid w:val="005D7844"/>
    <w:rsid w:val="005D7C5D"/>
    <w:rsid w:val="005E0E83"/>
    <w:rsid w:val="005E2132"/>
    <w:rsid w:val="005E2F42"/>
    <w:rsid w:val="005E3A29"/>
    <w:rsid w:val="005E3AC2"/>
    <w:rsid w:val="005E3B40"/>
    <w:rsid w:val="005E4E19"/>
    <w:rsid w:val="005E5DFA"/>
    <w:rsid w:val="005E6254"/>
    <w:rsid w:val="005E7701"/>
    <w:rsid w:val="005F14F3"/>
    <w:rsid w:val="005F198E"/>
    <w:rsid w:val="005F279F"/>
    <w:rsid w:val="005F33C0"/>
    <w:rsid w:val="005F341C"/>
    <w:rsid w:val="005F42EA"/>
    <w:rsid w:val="0060062D"/>
    <w:rsid w:val="00602050"/>
    <w:rsid w:val="00606921"/>
    <w:rsid w:val="00612450"/>
    <w:rsid w:val="0061425D"/>
    <w:rsid w:val="006145FE"/>
    <w:rsid w:val="00614F4F"/>
    <w:rsid w:val="00615F60"/>
    <w:rsid w:val="00617393"/>
    <w:rsid w:val="006206E7"/>
    <w:rsid w:val="00621D78"/>
    <w:rsid w:val="00622424"/>
    <w:rsid w:val="006249AA"/>
    <w:rsid w:val="00624B4A"/>
    <w:rsid w:val="00624BA7"/>
    <w:rsid w:val="00624C84"/>
    <w:rsid w:val="00627AA3"/>
    <w:rsid w:val="00631CB9"/>
    <w:rsid w:val="0063298C"/>
    <w:rsid w:val="006338D5"/>
    <w:rsid w:val="006433B9"/>
    <w:rsid w:val="0064421B"/>
    <w:rsid w:val="00644961"/>
    <w:rsid w:val="00645569"/>
    <w:rsid w:val="00646483"/>
    <w:rsid w:val="006502ED"/>
    <w:rsid w:val="00660F3D"/>
    <w:rsid w:val="006610E3"/>
    <w:rsid w:val="00667C48"/>
    <w:rsid w:val="00670164"/>
    <w:rsid w:val="0067273B"/>
    <w:rsid w:val="006769FE"/>
    <w:rsid w:val="006827FC"/>
    <w:rsid w:val="00682869"/>
    <w:rsid w:val="00683ABE"/>
    <w:rsid w:val="006846D0"/>
    <w:rsid w:val="00687D66"/>
    <w:rsid w:val="0069096A"/>
    <w:rsid w:val="006920DB"/>
    <w:rsid w:val="006953BF"/>
    <w:rsid w:val="006961C0"/>
    <w:rsid w:val="00696E02"/>
    <w:rsid w:val="00696E51"/>
    <w:rsid w:val="006A12B7"/>
    <w:rsid w:val="006A1E27"/>
    <w:rsid w:val="006A1F98"/>
    <w:rsid w:val="006A276F"/>
    <w:rsid w:val="006A7566"/>
    <w:rsid w:val="006A7BB2"/>
    <w:rsid w:val="006B2C75"/>
    <w:rsid w:val="006B3494"/>
    <w:rsid w:val="006B52A9"/>
    <w:rsid w:val="006B5BBF"/>
    <w:rsid w:val="006B686C"/>
    <w:rsid w:val="006B756F"/>
    <w:rsid w:val="006C75D8"/>
    <w:rsid w:val="006C7D38"/>
    <w:rsid w:val="006D069D"/>
    <w:rsid w:val="006D17F3"/>
    <w:rsid w:val="006D2E8A"/>
    <w:rsid w:val="006D38CC"/>
    <w:rsid w:val="006D4B33"/>
    <w:rsid w:val="006D6A75"/>
    <w:rsid w:val="006D7A67"/>
    <w:rsid w:val="006E35F4"/>
    <w:rsid w:val="006E3C16"/>
    <w:rsid w:val="006E6F06"/>
    <w:rsid w:val="006E74AC"/>
    <w:rsid w:val="006E769E"/>
    <w:rsid w:val="006E7D27"/>
    <w:rsid w:val="006F0285"/>
    <w:rsid w:val="006F1A97"/>
    <w:rsid w:val="006F2EB1"/>
    <w:rsid w:val="006F30E9"/>
    <w:rsid w:val="006F32AE"/>
    <w:rsid w:val="006F6CB7"/>
    <w:rsid w:val="006F7664"/>
    <w:rsid w:val="00701C02"/>
    <w:rsid w:val="0070271E"/>
    <w:rsid w:val="0070280C"/>
    <w:rsid w:val="00703A40"/>
    <w:rsid w:val="00704F1C"/>
    <w:rsid w:val="007072DF"/>
    <w:rsid w:val="00707C31"/>
    <w:rsid w:val="00710300"/>
    <w:rsid w:val="0071235A"/>
    <w:rsid w:val="00713218"/>
    <w:rsid w:val="00713869"/>
    <w:rsid w:val="0071405D"/>
    <w:rsid w:val="00715FC8"/>
    <w:rsid w:val="007208B9"/>
    <w:rsid w:val="00723EF2"/>
    <w:rsid w:val="007260E8"/>
    <w:rsid w:val="00731DD2"/>
    <w:rsid w:val="0073277E"/>
    <w:rsid w:val="0073307D"/>
    <w:rsid w:val="007356F1"/>
    <w:rsid w:val="007359BA"/>
    <w:rsid w:val="00736836"/>
    <w:rsid w:val="00736D38"/>
    <w:rsid w:val="0074078D"/>
    <w:rsid w:val="00741764"/>
    <w:rsid w:val="00741E1C"/>
    <w:rsid w:val="007445E2"/>
    <w:rsid w:val="007456BE"/>
    <w:rsid w:val="00746564"/>
    <w:rsid w:val="00747E1F"/>
    <w:rsid w:val="00750D8A"/>
    <w:rsid w:val="007532F2"/>
    <w:rsid w:val="00753CDE"/>
    <w:rsid w:val="00753CF6"/>
    <w:rsid w:val="007611C3"/>
    <w:rsid w:val="0076197C"/>
    <w:rsid w:val="00763252"/>
    <w:rsid w:val="00766169"/>
    <w:rsid w:val="00766394"/>
    <w:rsid w:val="00766761"/>
    <w:rsid w:val="00767667"/>
    <w:rsid w:val="00767A05"/>
    <w:rsid w:val="00767A1C"/>
    <w:rsid w:val="00767C03"/>
    <w:rsid w:val="007707E7"/>
    <w:rsid w:val="0077180E"/>
    <w:rsid w:val="00772CE1"/>
    <w:rsid w:val="00774AF3"/>
    <w:rsid w:val="00776D1E"/>
    <w:rsid w:val="00776D44"/>
    <w:rsid w:val="00776FBA"/>
    <w:rsid w:val="00780A28"/>
    <w:rsid w:val="00781C55"/>
    <w:rsid w:val="007820D8"/>
    <w:rsid w:val="00782B8B"/>
    <w:rsid w:val="00782DF9"/>
    <w:rsid w:val="0078451D"/>
    <w:rsid w:val="0078476A"/>
    <w:rsid w:val="007861F6"/>
    <w:rsid w:val="0078636A"/>
    <w:rsid w:val="00786663"/>
    <w:rsid w:val="007874AD"/>
    <w:rsid w:val="00787621"/>
    <w:rsid w:val="00791B63"/>
    <w:rsid w:val="00792AAF"/>
    <w:rsid w:val="007933FB"/>
    <w:rsid w:val="0079405A"/>
    <w:rsid w:val="0079541E"/>
    <w:rsid w:val="00795AF2"/>
    <w:rsid w:val="007977EE"/>
    <w:rsid w:val="007A168E"/>
    <w:rsid w:val="007A2A86"/>
    <w:rsid w:val="007A6C2F"/>
    <w:rsid w:val="007A705A"/>
    <w:rsid w:val="007A7336"/>
    <w:rsid w:val="007B0809"/>
    <w:rsid w:val="007B1FBD"/>
    <w:rsid w:val="007B2DA0"/>
    <w:rsid w:val="007B5125"/>
    <w:rsid w:val="007B5193"/>
    <w:rsid w:val="007B522B"/>
    <w:rsid w:val="007B6C6C"/>
    <w:rsid w:val="007B72A9"/>
    <w:rsid w:val="007B7E01"/>
    <w:rsid w:val="007C0CC5"/>
    <w:rsid w:val="007C3996"/>
    <w:rsid w:val="007C426B"/>
    <w:rsid w:val="007C4EE5"/>
    <w:rsid w:val="007C57EC"/>
    <w:rsid w:val="007C741E"/>
    <w:rsid w:val="007C7731"/>
    <w:rsid w:val="007D0781"/>
    <w:rsid w:val="007D1515"/>
    <w:rsid w:val="007D389E"/>
    <w:rsid w:val="007D47F9"/>
    <w:rsid w:val="007D7A79"/>
    <w:rsid w:val="007E1F09"/>
    <w:rsid w:val="007E5240"/>
    <w:rsid w:val="007F05A5"/>
    <w:rsid w:val="007F2637"/>
    <w:rsid w:val="007F3082"/>
    <w:rsid w:val="007F45CB"/>
    <w:rsid w:val="007F4AF2"/>
    <w:rsid w:val="007F5BB7"/>
    <w:rsid w:val="007F7C5A"/>
    <w:rsid w:val="0080690D"/>
    <w:rsid w:val="00810338"/>
    <w:rsid w:val="0081192D"/>
    <w:rsid w:val="0081260F"/>
    <w:rsid w:val="00814268"/>
    <w:rsid w:val="00814848"/>
    <w:rsid w:val="008157EC"/>
    <w:rsid w:val="00817DB1"/>
    <w:rsid w:val="008211BE"/>
    <w:rsid w:val="008226CB"/>
    <w:rsid w:val="008237D3"/>
    <w:rsid w:val="00825D33"/>
    <w:rsid w:val="00826B76"/>
    <w:rsid w:val="008307B8"/>
    <w:rsid w:val="00831505"/>
    <w:rsid w:val="00832C00"/>
    <w:rsid w:val="00833BD2"/>
    <w:rsid w:val="00834D70"/>
    <w:rsid w:val="008352E4"/>
    <w:rsid w:val="0083589F"/>
    <w:rsid w:val="00835BCE"/>
    <w:rsid w:val="00836EDC"/>
    <w:rsid w:val="00837081"/>
    <w:rsid w:val="00845497"/>
    <w:rsid w:val="00846818"/>
    <w:rsid w:val="00850A62"/>
    <w:rsid w:val="00850CD5"/>
    <w:rsid w:val="00851AC8"/>
    <w:rsid w:val="00852231"/>
    <w:rsid w:val="00854AA5"/>
    <w:rsid w:val="00855001"/>
    <w:rsid w:val="00855657"/>
    <w:rsid w:val="008575CA"/>
    <w:rsid w:val="00861012"/>
    <w:rsid w:val="00861112"/>
    <w:rsid w:val="0086300B"/>
    <w:rsid w:val="0086371B"/>
    <w:rsid w:val="00864483"/>
    <w:rsid w:val="00864A63"/>
    <w:rsid w:val="00864B10"/>
    <w:rsid w:val="00865EDA"/>
    <w:rsid w:val="00866363"/>
    <w:rsid w:val="00866FCA"/>
    <w:rsid w:val="00871F78"/>
    <w:rsid w:val="00872C15"/>
    <w:rsid w:val="008735C0"/>
    <w:rsid w:val="008745C9"/>
    <w:rsid w:val="00874E0F"/>
    <w:rsid w:val="008776D3"/>
    <w:rsid w:val="00877A6F"/>
    <w:rsid w:val="00880BAC"/>
    <w:rsid w:val="0088411A"/>
    <w:rsid w:val="00886490"/>
    <w:rsid w:val="00891167"/>
    <w:rsid w:val="00893CFF"/>
    <w:rsid w:val="00894BC5"/>
    <w:rsid w:val="00895546"/>
    <w:rsid w:val="008960FD"/>
    <w:rsid w:val="008965F7"/>
    <w:rsid w:val="008A2489"/>
    <w:rsid w:val="008A5D3C"/>
    <w:rsid w:val="008A6D39"/>
    <w:rsid w:val="008B0E22"/>
    <w:rsid w:val="008B107D"/>
    <w:rsid w:val="008B351C"/>
    <w:rsid w:val="008B4813"/>
    <w:rsid w:val="008B4C1E"/>
    <w:rsid w:val="008B5D22"/>
    <w:rsid w:val="008B78A0"/>
    <w:rsid w:val="008C1AE8"/>
    <w:rsid w:val="008C2537"/>
    <w:rsid w:val="008C2CA3"/>
    <w:rsid w:val="008C4167"/>
    <w:rsid w:val="008C4909"/>
    <w:rsid w:val="008C4CE8"/>
    <w:rsid w:val="008C62C8"/>
    <w:rsid w:val="008C78ED"/>
    <w:rsid w:val="008D014A"/>
    <w:rsid w:val="008D1BD4"/>
    <w:rsid w:val="008D218F"/>
    <w:rsid w:val="008D527F"/>
    <w:rsid w:val="008D7DA3"/>
    <w:rsid w:val="008E01D4"/>
    <w:rsid w:val="008E39FE"/>
    <w:rsid w:val="008E7CC6"/>
    <w:rsid w:val="008F0E15"/>
    <w:rsid w:val="008F15F4"/>
    <w:rsid w:val="008F2C5B"/>
    <w:rsid w:val="008F30E6"/>
    <w:rsid w:val="008F383E"/>
    <w:rsid w:val="008F5D88"/>
    <w:rsid w:val="00900D6C"/>
    <w:rsid w:val="00902B6A"/>
    <w:rsid w:val="00903424"/>
    <w:rsid w:val="00905027"/>
    <w:rsid w:val="009051EC"/>
    <w:rsid w:val="00906808"/>
    <w:rsid w:val="00910F10"/>
    <w:rsid w:val="00910FEB"/>
    <w:rsid w:val="00912103"/>
    <w:rsid w:val="009141B1"/>
    <w:rsid w:val="0091464A"/>
    <w:rsid w:val="009175D5"/>
    <w:rsid w:val="00925981"/>
    <w:rsid w:val="00926824"/>
    <w:rsid w:val="0092687B"/>
    <w:rsid w:val="00926E47"/>
    <w:rsid w:val="00930010"/>
    <w:rsid w:val="00931592"/>
    <w:rsid w:val="00932A86"/>
    <w:rsid w:val="00932F84"/>
    <w:rsid w:val="00933054"/>
    <w:rsid w:val="00941412"/>
    <w:rsid w:val="009420A5"/>
    <w:rsid w:val="00942587"/>
    <w:rsid w:val="009426C9"/>
    <w:rsid w:val="00944D15"/>
    <w:rsid w:val="00950409"/>
    <w:rsid w:val="00953121"/>
    <w:rsid w:val="009564B0"/>
    <w:rsid w:val="00956B01"/>
    <w:rsid w:val="00957FD1"/>
    <w:rsid w:val="009600C5"/>
    <w:rsid w:val="00960D1B"/>
    <w:rsid w:val="00964BAB"/>
    <w:rsid w:val="00965929"/>
    <w:rsid w:val="00966620"/>
    <w:rsid w:val="00966C07"/>
    <w:rsid w:val="00967CF0"/>
    <w:rsid w:val="0097143D"/>
    <w:rsid w:val="009745D9"/>
    <w:rsid w:val="009810BD"/>
    <w:rsid w:val="00984C0F"/>
    <w:rsid w:val="00987095"/>
    <w:rsid w:val="00991021"/>
    <w:rsid w:val="00994D81"/>
    <w:rsid w:val="00995829"/>
    <w:rsid w:val="00996333"/>
    <w:rsid w:val="00996938"/>
    <w:rsid w:val="00996A08"/>
    <w:rsid w:val="009A2AEF"/>
    <w:rsid w:val="009A2F50"/>
    <w:rsid w:val="009A4E71"/>
    <w:rsid w:val="009A5936"/>
    <w:rsid w:val="009A6C26"/>
    <w:rsid w:val="009A7D72"/>
    <w:rsid w:val="009B1BBF"/>
    <w:rsid w:val="009B2254"/>
    <w:rsid w:val="009B2AD1"/>
    <w:rsid w:val="009B2D85"/>
    <w:rsid w:val="009B326E"/>
    <w:rsid w:val="009B67FB"/>
    <w:rsid w:val="009C19DA"/>
    <w:rsid w:val="009C217A"/>
    <w:rsid w:val="009C50A6"/>
    <w:rsid w:val="009C7545"/>
    <w:rsid w:val="009D0DF9"/>
    <w:rsid w:val="009D13D9"/>
    <w:rsid w:val="009D4B60"/>
    <w:rsid w:val="009D6E3A"/>
    <w:rsid w:val="009D7A9F"/>
    <w:rsid w:val="009E07B7"/>
    <w:rsid w:val="009E08D3"/>
    <w:rsid w:val="009E1062"/>
    <w:rsid w:val="009E3D5C"/>
    <w:rsid w:val="009E49A8"/>
    <w:rsid w:val="009E70E0"/>
    <w:rsid w:val="009E79FF"/>
    <w:rsid w:val="009F1B20"/>
    <w:rsid w:val="009F2448"/>
    <w:rsid w:val="009F3BFD"/>
    <w:rsid w:val="009F455B"/>
    <w:rsid w:val="009F69F2"/>
    <w:rsid w:val="00A02E1B"/>
    <w:rsid w:val="00A05D21"/>
    <w:rsid w:val="00A06495"/>
    <w:rsid w:val="00A064BB"/>
    <w:rsid w:val="00A13F68"/>
    <w:rsid w:val="00A1422A"/>
    <w:rsid w:val="00A169F7"/>
    <w:rsid w:val="00A175CC"/>
    <w:rsid w:val="00A22162"/>
    <w:rsid w:val="00A24300"/>
    <w:rsid w:val="00A24858"/>
    <w:rsid w:val="00A314E4"/>
    <w:rsid w:val="00A31A7F"/>
    <w:rsid w:val="00A32B57"/>
    <w:rsid w:val="00A34337"/>
    <w:rsid w:val="00A3490D"/>
    <w:rsid w:val="00A354C2"/>
    <w:rsid w:val="00A3553A"/>
    <w:rsid w:val="00A37AA4"/>
    <w:rsid w:val="00A412BA"/>
    <w:rsid w:val="00A42D1B"/>
    <w:rsid w:val="00A4579E"/>
    <w:rsid w:val="00A46D8D"/>
    <w:rsid w:val="00A4774A"/>
    <w:rsid w:val="00A500DA"/>
    <w:rsid w:val="00A53E63"/>
    <w:rsid w:val="00A6657A"/>
    <w:rsid w:val="00A67E49"/>
    <w:rsid w:val="00A7088A"/>
    <w:rsid w:val="00A71AF8"/>
    <w:rsid w:val="00A7465B"/>
    <w:rsid w:val="00A749E5"/>
    <w:rsid w:val="00A75ADE"/>
    <w:rsid w:val="00A80438"/>
    <w:rsid w:val="00A805D5"/>
    <w:rsid w:val="00A834B9"/>
    <w:rsid w:val="00A83A95"/>
    <w:rsid w:val="00A8674C"/>
    <w:rsid w:val="00A90005"/>
    <w:rsid w:val="00A9170E"/>
    <w:rsid w:val="00A9671D"/>
    <w:rsid w:val="00AA1C7F"/>
    <w:rsid w:val="00AA35D3"/>
    <w:rsid w:val="00AA659B"/>
    <w:rsid w:val="00AA697F"/>
    <w:rsid w:val="00AA6F37"/>
    <w:rsid w:val="00AA6FA5"/>
    <w:rsid w:val="00AC0AFB"/>
    <w:rsid w:val="00AC58C2"/>
    <w:rsid w:val="00AC6CEB"/>
    <w:rsid w:val="00AC7834"/>
    <w:rsid w:val="00AC7C48"/>
    <w:rsid w:val="00AD2901"/>
    <w:rsid w:val="00AD2F65"/>
    <w:rsid w:val="00AD6D04"/>
    <w:rsid w:val="00AE0182"/>
    <w:rsid w:val="00AE0A73"/>
    <w:rsid w:val="00AE1D6B"/>
    <w:rsid w:val="00AE2216"/>
    <w:rsid w:val="00AE4A8C"/>
    <w:rsid w:val="00AE5050"/>
    <w:rsid w:val="00AE749B"/>
    <w:rsid w:val="00AE7D5E"/>
    <w:rsid w:val="00AF03B9"/>
    <w:rsid w:val="00AF1AFC"/>
    <w:rsid w:val="00AF1C7B"/>
    <w:rsid w:val="00AF29A6"/>
    <w:rsid w:val="00AF409B"/>
    <w:rsid w:val="00AF4407"/>
    <w:rsid w:val="00AF5306"/>
    <w:rsid w:val="00AF5317"/>
    <w:rsid w:val="00B00E4D"/>
    <w:rsid w:val="00B01200"/>
    <w:rsid w:val="00B01261"/>
    <w:rsid w:val="00B029B9"/>
    <w:rsid w:val="00B0382C"/>
    <w:rsid w:val="00B0431B"/>
    <w:rsid w:val="00B049F5"/>
    <w:rsid w:val="00B056B1"/>
    <w:rsid w:val="00B06C19"/>
    <w:rsid w:val="00B07148"/>
    <w:rsid w:val="00B106E9"/>
    <w:rsid w:val="00B1313E"/>
    <w:rsid w:val="00B14726"/>
    <w:rsid w:val="00B16B43"/>
    <w:rsid w:val="00B17017"/>
    <w:rsid w:val="00B25407"/>
    <w:rsid w:val="00B27B96"/>
    <w:rsid w:val="00B300EA"/>
    <w:rsid w:val="00B306E8"/>
    <w:rsid w:val="00B31D8E"/>
    <w:rsid w:val="00B321A7"/>
    <w:rsid w:val="00B35941"/>
    <w:rsid w:val="00B36715"/>
    <w:rsid w:val="00B370D3"/>
    <w:rsid w:val="00B42AE1"/>
    <w:rsid w:val="00B44220"/>
    <w:rsid w:val="00B46B42"/>
    <w:rsid w:val="00B503DF"/>
    <w:rsid w:val="00B50DFB"/>
    <w:rsid w:val="00B51B29"/>
    <w:rsid w:val="00B533D1"/>
    <w:rsid w:val="00B53AEB"/>
    <w:rsid w:val="00B53BD3"/>
    <w:rsid w:val="00B54232"/>
    <w:rsid w:val="00B5487E"/>
    <w:rsid w:val="00B56317"/>
    <w:rsid w:val="00B57B55"/>
    <w:rsid w:val="00B61B30"/>
    <w:rsid w:val="00B61F35"/>
    <w:rsid w:val="00B62003"/>
    <w:rsid w:val="00B62A32"/>
    <w:rsid w:val="00B63F95"/>
    <w:rsid w:val="00B65942"/>
    <w:rsid w:val="00B67212"/>
    <w:rsid w:val="00B700F2"/>
    <w:rsid w:val="00B704D9"/>
    <w:rsid w:val="00B738C5"/>
    <w:rsid w:val="00B74226"/>
    <w:rsid w:val="00B75396"/>
    <w:rsid w:val="00B7572B"/>
    <w:rsid w:val="00B768FE"/>
    <w:rsid w:val="00B7742D"/>
    <w:rsid w:val="00B82AF2"/>
    <w:rsid w:val="00B860DE"/>
    <w:rsid w:val="00B863B2"/>
    <w:rsid w:val="00B86AA7"/>
    <w:rsid w:val="00B92614"/>
    <w:rsid w:val="00B92CCC"/>
    <w:rsid w:val="00B92E6F"/>
    <w:rsid w:val="00B9482C"/>
    <w:rsid w:val="00B95839"/>
    <w:rsid w:val="00BA1563"/>
    <w:rsid w:val="00BA1C96"/>
    <w:rsid w:val="00BA32C2"/>
    <w:rsid w:val="00BA53DE"/>
    <w:rsid w:val="00BB0F45"/>
    <w:rsid w:val="00BB1C65"/>
    <w:rsid w:val="00BB2955"/>
    <w:rsid w:val="00BB3832"/>
    <w:rsid w:val="00BB3ADB"/>
    <w:rsid w:val="00BB6F47"/>
    <w:rsid w:val="00BB7106"/>
    <w:rsid w:val="00BB7429"/>
    <w:rsid w:val="00BB7664"/>
    <w:rsid w:val="00BC0FA6"/>
    <w:rsid w:val="00BC5831"/>
    <w:rsid w:val="00BC741D"/>
    <w:rsid w:val="00BD03FC"/>
    <w:rsid w:val="00BD0909"/>
    <w:rsid w:val="00BD1187"/>
    <w:rsid w:val="00BD774F"/>
    <w:rsid w:val="00BD7CDF"/>
    <w:rsid w:val="00BE4324"/>
    <w:rsid w:val="00BE5634"/>
    <w:rsid w:val="00BE647A"/>
    <w:rsid w:val="00BE7A93"/>
    <w:rsid w:val="00BE7EA5"/>
    <w:rsid w:val="00BF1C9B"/>
    <w:rsid w:val="00BF1CE6"/>
    <w:rsid w:val="00BF2BF8"/>
    <w:rsid w:val="00BF7B82"/>
    <w:rsid w:val="00BF7D74"/>
    <w:rsid w:val="00C00F87"/>
    <w:rsid w:val="00C02B82"/>
    <w:rsid w:val="00C032B4"/>
    <w:rsid w:val="00C03862"/>
    <w:rsid w:val="00C044E0"/>
    <w:rsid w:val="00C04B23"/>
    <w:rsid w:val="00C04FE6"/>
    <w:rsid w:val="00C05908"/>
    <w:rsid w:val="00C0656E"/>
    <w:rsid w:val="00C13530"/>
    <w:rsid w:val="00C143EA"/>
    <w:rsid w:val="00C24EFE"/>
    <w:rsid w:val="00C252AA"/>
    <w:rsid w:val="00C252DE"/>
    <w:rsid w:val="00C25609"/>
    <w:rsid w:val="00C2742E"/>
    <w:rsid w:val="00C300D0"/>
    <w:rsid w:val="00C316A1"/>
    <w:rsid w:val="00C3184B"/>
    <w:rsid w:val="00C31EBE"/>
    <w:rsid w:val="00C325C5"/>
    <w:rsid w:val="00C32E11"/>
    <w:rsid w:val="00C33685"/>
    <w:rsid w:val="00C33F3B"/>
    <w:rsid w:val="00C34995"/>
    <w:rsid w:val="00C3658D"/>
    <w:rsid w:val="00C37336"/>
    <w:rsid w:val="00C41622"/>
    <w:rsid w:val="00C424F7"/>
    <w:rsid w:val="00C433DB"/>
    <w:rsid w:val="00C442F8"/>
    <w:rsid w:val="00C448B5"/>
    <w:rsid w:val="00C44A24"/>
    <w:rsid w:val="00C454A5"/>
    <w:rsid w:val="00C4580F"/>
    <w:rsid w:val="00C46E0F"/>
    <w:rsid w:val="00C5060D"/>
    <w:rsid w:val="00C509F0"/>
    <w:rsid w:val="00C50C05"/>
    <w:rsid w:val="00C54744"/>
    <w:rsid w:val="00C5665B"/>
    <w:rsid w:val="00C56E1B"/>
    <w:rsid w:val="00C57539"/>
    <w:rsid w:val="00C601C0"/>
    <w:rsid w:val="00C601C5"/>
    <w:rsid w:val="00C632BA"/>
    <w:rsid w:val="00C64C0B"/>
    <w:rsid w:val="00C64FFA"/>
    <w:rsid w:val="00C65D01"/>
    <w:rsid w:val="00C669C3"/>
    <w:rsid w:val="00C66F4F"/>
    <w:rsid w:val="00C674A4"/>
    <w:rsid w:val="00C67506"/>
    <w:rsid w:val="00C7034F"/>
    <w:rsid w:val="00C70484"/>
    <w:rsid w:val="00C723DA"/>
    <w:rsid w:val="00C727C0"/>
    <w:rsid w:val="00C736E7"/>
    <w:rsid w:val="00C747EF"/>
    <w:rsid w:val="00C75197"/>
    <w:rsid w:val="00C7599D"/>
    <w:rsid w:val="00C80961"/>
    <w:rsid w:val="00C80FD7"/>
    <w:rsid w:val="00C82CE1"/>
    <w:rsid w:val="00C91DAB"/>
    <w:rsid w:val="00C9389D"/>
    <w:rsid w:val="00C954AD"/>
    <w:rsid w:val="00C95501"/>
    <w:rsid w:val="00C9727F"/>
    <w:rsid w:val="00CA07A3"/>
    <w:rsid w:val="00CA0E02"/>
    <w:rsid w:val="00CA4A25"/>
    <w:rsid w:val="00CA5003"/>
    <w:rsid w:val="00CA6ABF"/>
    <w:rsid w:val="00CA6DC3"/>
    <w:rsid w:val="00CA6F72"/>
    <w:rsid w:val="00CB2DDD"/>
    <w:rsid w:val="00CB39F7"/>
    <w:rsid w:val="00CB4FBE"/>
    <w:rsid w:val="00CB6431"/>
    <w:rsid w:val="00CB6C0C"/>
    <w:rsid w:val="00CB6C45"/>
    <w:rsid w:val="00CB6EA8"/>
    <w:rsid w:val="00CC05E5"/>
    <w:rsid w:val="00CC1687"/>
    <w:rsid w:val="00CC348F"/>
    <w:rsid w:val="00CC3EF7"/>
    <w:rsid w:val="00CC533B"/>
    <w:rsid w:val="00CC62DF"/>
    <w:rsid w:val="00CC6302"/>
    <w:rsid w:val="00CD1050"/>
    <w:rsid w:val="00CD11E1"/>
    <w:rsid w:val="00CD460F"/>
    <w:rsid w:val="00CD4E59"/>
    <w:rsid w:val="00CD55BE"/>
    <w:rsid w:val="00CD6DA6"/>
    <w:rsid w:val="00CD6DC8"/>
    <w:rsid w:val="00CE0BD2"/>
    <w:rsid w:val="00CE14D6"/>
    <w:rsid w:val="00CE1908"/>
    <w:rsid w:val="00CE3276"/>
    <w:rsid w:val="00CE4338"/>
    <w:rsid w:val="00CE610A"/>
    <w:rsid w:val="00CF1052"/>
    <w:rsid w:val="00CF1DE1"/>
    <w:rsid w:val="00CF2651"/>
    <w:rsid w:val="00CF2C2E"/>
    <w:rsid w:val="00CF3441"/>
    <w:rsid w:val="00CF3EE6"/>
    <w:rsid w:val="00CF3F99"/>
    <w:rsid w:val="00CF58F4"/>
    <w:rsid w:val="00CF65B4"/>
    <w:rsid w:val="00CF7A9F"/>
    <w:rsid w:val="00D0016F"/>
    <w:rsid w:val="00D00B2A"/>
    <w:rsid w:val="00D04DBE"/>
    <w:rsid w:val="00D064C8"/>
    <w:rsid w:val="00D06D78"/>
    <w:rsid w:val="00D07571"/>
    <w:rsid w:val="00D07DC1"/>
    <w:rsid w:val="00D1078C"/>
    <w:rsid w:val="00D107CB"/>
    <w:rsid w:val="00D10DD4"/>
    <w:rsid w:val="00D10E0E"/>
    <w:rsid w:val="00D11460"/>
    <w:rsid w:val="00D12F0A"/>
    <w:rsid w:val="00D16560"/>
    <w:rsid w:val="00D168EF"/>
    <w:rsid w:val="00D172FE"/>
    <w:rsid w:val="00D179E0"/>
    <w:rsid w:val="00D205C8"/>
    <w:rsid w:val="00D20BA8"/>
    <w:rsid w:val="00D256FD"/>
    <w:rsid w:val="00D26820"/>
    <w:rsid w:val="00D26CB0"/>
    <w:rsid w:val="00D30EA4"/>
    <w:rsid w:val="00D311ED"/>
    <w:rsid w:val="00D3174F"/>
    <w:rsid w:val="00D33AE3"/>
    <w:rsid w:val="00D347AD"/>
    <w:rsid w:val="00D40EE9"/>
    <w:rsid w:val="00D433CC"/>
    <w:rsid w:val="00D4429A"/>
    <w:rsid w:val="00D506F1"/>
    <w:rsid w:val="00D531AE"/>
    <w:rsid w:val="00D53FDD"/>
    <w:rsid w:val="00D545B0"/>
    <w:rsid w:val="00D55CAB"/>
    <w:rsid w:val="00D55D49"/>
    <w:rsid w:val="00D56BC3"/>
    <w:rsid w:val="00D618AD"/>
    <w:rsid w:val="00D62C9E"/>
    <w:rsid w:val="00D656CB"/>
    <w:rsid w:val="00D6574C"/>
    <w:rsid w:val="00D67C3F"/>
    <w:rsid w:val="00D70696"/>
    <w:rsid w:val="00D712C9"/>
    <w:rsid w:val="00D71624"/>
    <w:rsid w:val="00D72ADC"/>
    <w:rsid w:val="00D73F2C"/>
    <w:rsid w:val="00D742C6"/>
    <w:rsid w:val="00D7661F"/>
    <w:rsid w:val="00D8180B"/>
    <w:rsid w:val="00D8267D"/>
    <w:rsid w:val="00D8287C"/>
    <w:rsid w:val="00D84B72"/>
    <w:rsid w:val="00D85E60"/>
    <w:rsid w:val="00D86283"/>
    <w:rsid w:val="00D87587"/>
    <w:rsid w:val="00D877F5"/>
    <w:rsid w:val="00D90785"/>
    <w:rsid w:val="00D9078A"/>
    <w:rsid w:val="00D912E1"/>
    <w:rsid w:val="00D92117"/>
    <w:rsid w:val="00DA0909"/>
    <w:rsid w:val="00DA0E78"/>
    <w:rsid w:val="00DA3A3B"/>
    <w:rsid w:val="00DA54B0"/>
    <w:rsid w:val="00DA64A7"/>
    <w:rsid w:val="00DA6F20"/>
    <w:rsid w:val="00DA707E"/>
    <w:rsid w:val="00DB1C62"/>
    <w:rsid w:val="00DB3945"/>
    <w:rsid w:val="00DB5E76"/>
    <w:rsid w:val="00DB66AA"/>
    <w:rsid w:val="00DC0CDB"/>
    <w:rsid w:val="00DC1666"/>
    <w:rsid w:val="00DC1ED3"/>
    <w:rsid w:val="00DC56D0"/>
    <w:rsid w:val="00DC7305"/>
    <w:rsid w:val="00DC7395"/>
    <w:rsid w:val="00DD1DB8"/>
    <w:rsid w:val="00DD2357"/>
    <w:rsid w:val="00DD2860"/>
    <w:rsid w:val="00DD28DA"/>
    <w:rsid w:val="00DD2ADA"/>
    <w:rsid w:val="00DD324C"/>
    <w:rsid w:val="00DD7DCF"/>
    <w:rsid w:val="00DE0AE6"/>
    <w:rsid w:val="00DE288F"/>
    <w:rsid w:val="00DE29B0"/>
    <w:rsid w:val="00DE6D8E"/>
    <w:rsid w:val="00DF105E"/>
    <w:rsid w:val="00DF2CAC"/>
    <w:rsid w:val="00DF67D7"/>
    <w:rsid w:val="00DF782D"/>
    <w:rsid w:val="00DF7957"/>
    <w:rsid w:val="00E00A11"/>
    <w:rsid w:val="00E00A60"/>
    <w:rsid w:val="00E0383E"/>
    <w:rsid w:val="00E101D1"/>
    <w:rsid w:val="00E10791"/>
    <w:rsid w:val="00E111F9"/>
    <w:rsid w:val="00E11864"/>
    <w:rsid w:val="00E12712"/>
    <w:rsid w:val="00E13233"/>
    <w:rsid w:val="00E153A0"/>
    <w:rsid w:val="00E163AD"/>
    <w:rsid w:val="00E165DA"/>
    <w:rsid w:val="00E168CC"/>
    <w:rsid w:val="00E1703E"/>
    <w:rsid w:val="00E1754D"/>
    <w:rsid w:val="00E225D1"/>
    <w:rsid w:val="00E25680"/>
    <w:rsid w:val="00E26EA5"/>
    <w:rsid w:val="00E30DD3"/>
    <w:rsid w:val="00E31065"/>
    <w:rsid w:val="00E31870"/>
    <w:rsid w:val="00E31D24"/>
    <w:rsid w:val="00E31F0F"/>
    <w:rsid w:val="00E323DB"/>
    <w:rsid w:val="00E34BAF"/>
    <w:rsid w:val="00E35A60"/>
    <w:rsid w:val="00E368FC"/>
    <w:rsid w:val="00E37E8F"/>
    <w:rsid w:val="00E4024A"/>
    <w:rsid w:val="00E40734"/>
    <w:rsid w:val="00E41274"/>
    <w:rsid w:val="00E43580"/>
    <w:rsid w:val="00E44EA8"/>
    <w:rsid w:val="00E45AA0"/>
    <w:rsid w:val="00E4607A"/>
    <w:rsid w:val="00E5116B"/>
    <w:rsid w:val="00E5385C"/>
    <w:rsid w:val="00E54624"/>
    <w:rsid w:val="00E54ABD"/>
    <w:rsid w:val="00E55851"/>
    <w:rsid w:val="00E57EDA"/>
    <w:rsid w:val="00E61075"/>
    <w:rsid w:val="00E62AF3"/>
    <w:rsid w:val="00E6458C"/>
    <w:rsid w:val="00E64BD2"/>
    <w:rsid w:val="00E65EBB"/>
    <w:rsid w:val="00E66180"/>
    <w:rsid w:val="00E669B3"/>
    <w:rsid w:val="00E670E0"/>
    <w:rsid w:val="00E67140"/>
    <w:rsid w:val="00E70303"/>
    <w:rsid w:val="00E72854"/>
    <w:rsid w:val="00E74064"/>
    <w:rsid w:val="00E75359"/>
    <w:rsid w:val="00E75628"/>
    <w:rsid w:val="00E75723"/>
    <w:rsid w:val="00E773DB"/>
    <w:rsid w:val="00E804F0"/>
    <w:rsid w:val="00E81647"/>
    <w:rsid w:val="00E81BA0"/>
    <w:rsid w:val="00E86618"/>
    <w:rsid w:val="00E8706F"/>
    <w:rsid w:val="00E90B05"/>
    <w:rsid w:val="00E91D40"/>
    <w:rsid w:val="00E9402A"/>
    <w:rsid w:val="00E94408"/>
    <w:rsid w:val="00E95E50"/>
    <w:rsid w:val="00E97326"/>
    <w:rsid w:val="00EA044E"/>
    <w:rsid w:val="00EB0081"/>
    <w:rsid w:val="00EB14CF"/>
    <w:rsid w:val="00EB2C6F"/>
    <w:rsid w:val="00EB2F59"/>
    <w:rsid w:val="00EB4911"/>
    <w:rsid w:val="00EB5777"/>
    <w:rsid w:val="00EB5D64"/>
    <w:rsid w:val="00EB6562"/>
    <w:rsid w:val="00EB6870"/>
    <w:rsid w:val="00EC1507"/>
    <w:rsid w:val="00ED0E7B"/>
    <w:rsid w:val="00ED2E4D"/>
    <w:rsid w:val="00ED31B4"/>
    <w:rsid w:val="00ED402C"/>
    <w:rsid w:val="00ED4704"/>
    <w:rsid w:val="00ED5BA4"/>
    <w:rsid w:val="00ED72C4"/>
    <w:rsid w:val="00EE07EC"/>
    <w:rsid w:val="00EE1C30"/>
    <w:rsid w:val="00EE2E27"/>
    <w:rsid w:val="00EE3378"/>
    <w:rsid w:val="00EE46C3"/>
    <w:rsid w:val="00EE5946"/>
    <w:rsid w:val="00EE70E5"/>
    <w:rsid w:val="00EF0A18"/>
    <w:rsid w:val="00EF1F9F"/>
    <w:rsid w:val="00EF39D0"/>
    <w:rsid w:val="00EF4AB6"/>
    <w:rsid w:val="00EF51FB"/>
    <w:rsid w:val="00EF7AD7"/>
    <w:rsid w:val="00EF7CD2"/>
    <w:rsid w:val="00EF7D64"/>
    <w:rsid w:val="00F01A13"/>
    <w:rsid w:val="00F01CF7"/>
    <w:rsid w:val="00F021C0"/>
    <w:rsid w:val="00F042FF"/>
    <w:rsid w:val="00F04E24"/>
    <w:rsid w:val="00F055B5"/>
    <w:rsid w:val="00F1125E"/>
    <w:rsid w:val="00F13CD9"/>
    <w:rsid w:val="00F1456B"/>
    <w:rsid w:val="00F15C58"/>
    <w:rsid w:val="00F1727A"/>
    <w:rsid w:val="00F20478"/>
    <w:rsid w:val="00F21CF6"/>
    <w:rsid w:val="00F25B91"/>
    <w:rsid w:val="00F26352"/>
    <w:rsid w:val="00F27274"/>
    <w:rsid w:val="00F2760B"/>
    <w:rsid w:val="00F3227C"/>
    <w:rsid w:val="00F345B1"/>
    <w:rsid w:val="00F3477D"/>
    <w:rsid w:val="00F347AF"/>
    <w:rsid w:val="00F402C9"/>
    <w:rsid w:val="00F41442"/>
    <w:rsid w:val="00F431C3"/>
    <w:rsid w:val="00F45250"/>
    <w:rsid w:val="00F45A21"/>
    <w:rsid w:val="00F50ED0"/>
    <w:rsid w:val="00F52E5F"/>
    <w:rsid w:val="00F53EB1"/>
    <w:rsid w:val="00F56FCB"/>
    <w:rsid w:val="00F60349"/>
    <w:rsid w:val="00F6179D"/>
    <w:rsid w:val="00F62761"/>
    <w:rsid w:val="00F642F4"/>
    <w:rsid w:val="00F64974"/>
    <w:rsid w:val="00F65127"/>
    <w:rsid w:val="00F65598"/>
    <w:rsid w:val="00F65A1B"/>
    <w:rsid w:val="00F664BF"/>
    <w:rsid w:val="00F70DD5"/>
    <w:rsid w:val="00F721BB"/>
    <w:rsid w:val="00F749DE"/>
    <w:rsid w:val="00F75C37"/>
    <w:rsid w:val="00F76A15"/>
    <w:rsid w:val="00F80606"/>
    <w:rsid w:val="00F8097C"/>
    <w:rsid w:val="00F80FC9"/>
    <w:rsid w:val="00F81179"/>
    <w:rsid w:val="00F814CA"/>
    <w:rsid w:val="00F83511"/>
    <w:rsid w:val="00F86C91"/>
    <w:rsid w:val="00F871D1"/>
    <w:rsid w:val="00F878B2"/>
    <w:rsid w:val="00F9021C"/>
    <w:rsid w:val="00F90425"/>
    <w:rsid w:val="00F913CC"/>
    <w:rsid w:val="00F91E21"/>
    <w:rsid w:val="00F9237C"/>
    <w:rsid w:val="00F92688"/>
    <w:rsid w:val="00F93A6F"/>
    <w:rsid w:val="00F93D94"/>
    <w:rsid w:val="00F93F14"/>
    <w:rsid w:val="00F94846"/>
    <w:rsid w:val="00F957CE"/>
    <w:rsid w:val="00F962FD"/>
    <w:rsid w:val="00F96FE4"/>
    <w:rsid w:val="00F97B42"/>
    <w:rsid w:val="00FA001F"/>
    <w:rsid w:val="00FA025B"/>
    <w:rsid w:val="00FA1632"/>
    <w:rsid w:val="00FA3BD6"/>
    <w:rsid w:val="00FA4314"/>
    <w:rsid w:val="00FA438C"/>
    <w:rsid w:val="00FA485E"/>
    <w:rsid w:val="00FA64DD"/>
    <w:rsid w:val="00FA6FA9"/>
    <w:rsid w:val="00FA7E9A"/>
    <w:rsid w:val="00FB3A1F"/>
    <w:rsid w:val="00FB4521"/>
    <w:rsid w:val="00FB4E3D"/>
    <w:rsid w:val="00FB7B4D"/>
    <w:rsid w:val="00FB7B8B"/>
    <w:rsid w:val="00FB7F8F"/>
    <w:rsid w:val="00FC0D84"/>
    <w:rsid w:val="00FC103D"/>
    <w:rsid w:val="00FC10FE"/>
    <w:rsid w:val="00FC2721"/>
    <w:rsid w:val="00FC4410"/>
    <w:rsid w:val="00FC6883"/>
    <w:rsid w:val="00FD2234"/>
    <w:rsid w:val="00FD39E7"/>
    <w:rsid w:val="00FD612B"/>
    <w:rsid w:val="00FD6D02"/>
    <w:rsid w:val="00FE0539"/>
    <w:rsid w:val="00FE14F0"/>
    <w:rsid w:val="00FE7374"/>
    <w:rsid w:val="00FF07D3"/>
    <w:rsid w:val="00FF196D"/>
    <w:rsid w:val="00FF1EBB"/>
    <w:rsid w:val="00FF5911"/>
    <w:rsid w:val="00FF5BF6"/>
    <w:rsid w:val="00FF75DC"/>
    <w:rsid w:val="00FF7973"/>
    <w:rsid w:val="00FF7F97"/>
    <w:rsid w:val="0760D05B"/>
    <w:rsid w:val="0A9ECF16"/>
    <w:rsid w:val="0CD69391"/>
    <w:rsid w:val="1729F22F"/>
    <w:rsid w:val="1A2EEA0C"/>
    <w:rsid w:val="24FD8240"/>
    <w:rsid w:val="2707CF4A"/>
    <w:rsid w:val="2A2A6BF7"/>
    <w:rsid w:val="31A30BFB"/>
    <w:rsid w:val="36E9F374"/>
    <w:rsid w:val="38A1B3A4"/>
    <w:rsid w:val="38E88D4B"/>
    <w:rsid w:val="38FEED35"/>
    <w:rsid w:val="3BCD707E"/>
    <w:rsid w:val="3C34C78F"/>
    <w:rsid w:val="3D141DE5"/>
    <w:rsid w:val="43789DAA"/>
    <w:rsid w:val="59ECD74E"/>
    <w:rsid w:val="5DA9C33A"/>
    <w:rsid w:val="61C36AEB"/>
    <w:rsid w:val="644CE567"/>
    <w:rsid w:val="70FF754C"/>
    <w:rsid w:val="7526F93C"/>
    <w:rsid w:val="75E735BC"/>
    <w:rsid w:val="7A73A2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CA20"/>
  <w15:chartTrackingRefBased/>
  <w15:docId w15:val="{58D9BD84-D965-4B3F-8156-4B89131E5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F5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F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F5A"/>
    <w:rPr>
      <w:sz w:val="18"/>
      <w:szCs w:val="18"/>
    </w:rPr>
  </w:style>
  <w:style w:type="paragraph" w:styleId="a5">
    <w:name w:val="footer"/>
    <w:basedOn w:val="a"/>
    <w:link w:val="a6"/>
    <w:uiPriority w:val="99"/>
    <w:unhideWhenUsed/>
    <w:rsid w:val="00297F5A"/>
    <w:pPr>
      <w:tabs>
        <w:tab w:val="center" w:pos="4153"/>
        <w:tab w:val="right" w:pos="8306"/>
      </w:tabs>
      <w:snapToGrid w:val="0"/>
      <w:jc w:val="left"/>
    </w:pPr>
    <w:rPr>
      <w:sz w:val="18"/>
      <w:szCs w:val="18"/>
    </w:rPr>
  </w:style>
  <w:style w:type="character" w:customStyle="1" w:styleId="a6">
    <w:name w:val="页脚 字符"/>
    <w:basedOn w:val="a0"/>
    <w:link w:val="a5"/>
    <w:uiPriority w:val="99"/>
    <w:rsid w:val="00297F5A"/>
    <w:rPr>
      <w:sz w:val="18"/>
      <w:szCs w:val="18"/>
    </w:rPr>
  </w:style>
  <w:style w:type="character" w:styleId="a7">
    <w:name w:val="Hyperlink"/>
    <w:basedOn w:val="a0"/>
    <w:uiPriority w:val="99"/>
    <w:unhideWhenUsed/>
    <w:rsid w:val="00297F5A"/>
    <w:rPr>
      <w:color w:val="0000FF"/>
      <w:u w:val="single"/>
    </w:rPr>
  </w:style>
  <w:style w:type="character" w:styleId="a8">
    <w:name w:val="Unresolved Mention"/>
    <w:basedOn w:val="a0"/>
    <w:uiPriority w:val="99"/>
    <w:semiHidden/>
    <w:unhideWhenUsed/>
    <w:rsid w:val="0001366C"/>
    <w:rPr>
      <w:color w:val="605E5C"/>
      <w:shd w:val="clear" w:color="auto" w:fill="E1DFDD"/>
    </w:rPr>
  </w:style>
  <w:style w:type="paragraph" w:styleId="a9">
    <w:name w:val="Revision"/>
    <w:hidden/>
    <w:uiPriority w:val="99"/>
    <w:semiHidden/>
    <w:rsid w:val="00B65942"/>
  </w:style>
  <w:style w:type="character" w:styleId="aa">
    <w:name w:val="annotation reference"/>
    <w:basedOn w:val="a0"/>
    <w:uiPriority w:val="99"/>
    <w:semiHidden/>
    <w:unhideWhenUsed/>
    <w:rsid w:val="006769FE"/>
    <w:rPr>
      <w:sz w:val="16"/>
      <w:szCs w:val="16"/>
    </w:rPr>
  </w:style>
  <w:style w:type="paragraph" w:styleId="ab">
    <w:name w:val="annotation text"/>
    <w:basedOn w:val="a"/>
    <w:link w:val="ac"/>
    <w:uiPriority w:val="99"/>
    <w:unhideWhenUsed/>
    <w:rsid w:val="006769FE"/>
    <w:rPr>
      <w:sz w:val="20"/>
      <w:szCs w:val="20"/>
    </w:rPr>
  </w:style>
  <w:style w:type="character" w:customStyle="1" w:styleId="ac">
    <w:name w:val="批注文字 字符"/>
    <w:basedOn w:val="a0"/>
    <w:link w:val="ab"/>
    <w:uiPriority w:val="99"/>
    <w:rsid w:val="006769FE"/>
    <w:rPr>
      <w:sz w:val="20"/>
      <w:szCs w:val="20"/>
    </w:rPr>
  </w:style>
  <w:style w:type="paragraph" w:styleId="ad">
    <w:name w:val="annotation subject"/>
    <w:basedOn w:val="ab"/>
    <w:next w:val="ab"/>
    <w:link w:val="ae"/>
    <w:uiPriority w:val="99"/>
    <w:semiHidden/>
    <w:unhideWhenUsed/>
    <w:rsid w:val="006769FE"/>
    <w:rPr>
      <w:b/>
      <w:bCs/>
    </w:rPr>
  </w:style>
  <w:style w:type="character" w:customStyle="1" w:styleId="ae">
    <w:name w:val="批注主题 字符"/>
    <w:basedOn w:val="ac"/>
    <w:link w:val="ad"/>
    <w:uiPriority w:val="99"/>
    <w:semiHidden/>
    <w:rsid w:val="006769FE"/>
    <w:rPr>
      <w:b/>
      <w:bCs/>
      <w:sz w:val="20"/>
      <w:szCs w:val="20"/>
    </w:rPr>
  </w:style>
  <w:style w:type="table" w:styleId="af">
    <w:name w:val="Table Grid"/>
    <w:basedOn w:val="a1"/>
    <w:uiPriority w:val="59"/>
    <w:rsid w:val="00C95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6E76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8015">
      <w:bodyDiv w:val="1"/>
      <w:marLeft w:val="0"/>
      <w:marRight w:val="0"/>
      <w:marTop w:val="0"/>
      <w:marBottom w:val="0"/>
      <w:divBdr>
        <w:top w:val="none" w:sz="0" w:space="0" w:color="auto"/>
        <w:left w:val="none" w:sz="0" w:space="0" w:color="auto"/>
        <w:bottom w:val="none" w:sz="0" w:space="0" w:color="auto"/>
        <w:right w:val="none" w:sz="0" w:space="0" w:color="auto"/>
      </w:divBdr>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1286740715">
      <w:bodyDiv w:val="1"/>
      <w:marLeft w:val="0"/>
      <w:marRight w:val="0"/>
      <w:marTop w:val="0"/>
      <w:marBottom w:val="0"/>
      <w:divBdr>
        <w:top w:val="none" w:sz="0" w:space="0" w:color="auto"/>
        <w:left w:val="none" w:sz="0" w:space="0" w:color="auto"/>
        <w:bottom w:val="none" w:sz="0" w:space="0" w:color="auto"/>
        <w:right w:val="none" w:sz="0" w:space="0" w:color="auto"/>
      </w:divBdr>
    </w:div>
    <w:div w:id="181255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3758/BF03196731"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1016/j.brainres.2011.10.031" TargetMode="External"/><Relationship Id="rId47" Type="http://schemas.openxmlformats.org/officeDocument/2006/relationships/hyperlink" Target="https://doi.org/10.1037/0096-3445.130.1.29" TargetMode="External"/><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i.org/10.1037/a0038688" TargetMode="External"/><Relationship Id="rId45" Type="http://schemas.openxmlformats.org/officeDocument/2006/relationships/hyperlink" Target="https://doi.org/10.1016/j.bandc.2011.11.002" TargetMode="External"/><Relationship Id="rId53" Type="http://schemas.openxmlformats.org/officeDocument/2006/relationships/image" Target="media/image31.png"/><Relationship Id="rId5" Type="http://schemas.openxmlformats.org/officeDocument/2006/relationships/styles" Target="styl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1016/j.brainres.2013.07.007" TargetMode="External"/><Relationship Id="rId48" Type="http://schemas.openxmlformats.org/officeDocument/2006/relationships/image" Target="media/image26.png"/><Relationship Id="rId56" Type="http://schemas.microsoft.com/office/2011/relationships/people" Target="people.xml"/><Relationship Id="rId8" Type="http://schemas.openxmlformats.org/officeDocument/2006/relationships/footnotes" Target="footnotes.xml"/><Relationship Id="rId51" Type="http://schemas.openxmlformats.org/officeDocument/2006/relationships/image" Target="media/image29.png"/><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i.org/10.1016/j.bandc.2012.08.003" TargetMode="External"/><Relationship Id="rId20" Type="http://schemas.openxmlformats.org/officeDocument/2006/relationships/image" Target="media/image7.png"/><Relationship Id="rId41" Type="http://schemas.openxmlformats.org/officeDocument/2006/relationships/hyperlink" Target="https://doi.org/10.1037/a0013688"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hyperlink" Target="https://doi.org/10.3758/s13421-010-0027-2" TargetMode="External"/><Relationship Id="rId52"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672a075-f8df-4fcb-a546-6978e8bbcfb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档" ma:contentTypeID="0x010100AC6FD8DFE33A714EBD367DF5D489CC8A" ma:contentTypeVersion="10" ma:contentTypeDescription="新建文档。" ma:contentTypeScope="" ma:versionID="77d71333984726466c3319b5da4f1d33">
  <xsd:schema xmlns:xsd="http://www.w3.org/2001/XMLSchema" xmlns:xs="http://www.w3.org/2001/XMLSchema" xmlns:p="http://schemas.microsoft.com/office/2006/metadata/properties" xmlns:ns2="b672a075-f8df-4fcb-a546-6978e8bbcfbb" targetNamespace="http://schemas.microsoft.com/office/2006/metadata/properties" ma:root="true" ma:fieldsID="2cbfc546e3a20b335d7e799dd3251f67" ns2:_="">
    <xsd:import namespace="b672a075-f8df-4fcb-a546-6978e8bbcfb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2a075-f8df-4fcb-a546-6978e8bbcf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图像标记" ma:readOnly="false" ma:fieldId="{5cf76f15-5ced-4ddc-b409-7134ff3c332f}" ma:taxonomyMulti="true" ma:sspId="4b14124c-12fe-469d-9b31-9529e2801306"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7B9DE-3641-491D-9B47-66B1854A66E6}">
  <ds:schemaRefs>
    <ds:schemaRef ds:uri="http://schemas.openxmlformats.org/officeDocument/2006/bibliography"/>
  </ds:schemaRefs>
</ds:datastoreItem>
</file>

<file path=customXml/itemProps2.xml><?xml version="1.0" encoding="utf-8"?>
<ds:datastoreItem xmlns:ds="http://schemas.openxmlformats.org/officeDocument/2006/customXml" ds:itemID="{106BC26B-E6F8-4F33-8840-DEF3A51D3025}">
  <ds:schemaRefs>
    <ds:schemaRef ds:uri="http://schemas.microsoft.com/office/2006/metadata/properties"/>
    <ds:schemaRef ds:uri="http://schemas.microsoft.com/office/infopath/2007/PartnerControls"/>
    <ds:schemaRef ds:uri="b672a075-f8df-4fcb-a546-6978e8bbcfbb"/>
  </ds:schemaRefs>
</ds:datastoreItem>
</file>

<file path=customXml/itemProps3.xml><?xml version="1.0" encoding="utf-8"?>
<ds:datastoreItem xmlns:ds="http://schemas.openxmlformats.org/officeDocument/2006/customXml" ds:itemID="{5EC6CBE3-4AB7-4E33-912A-A1B5D09E456F}">
  <ds:schemaRefs>
    <ds:schemaRef ds:uri="http://schemas.microsoft.com/sharepoint/v3/contenttype/forms"/>
  </ds:schemaRefs>
</ds:datastoreItem>
</file>

<file path=customXml/itemProps4.xml><?xml version="1.0" encoding="utf-8"?>
<ds:datastoreItem xmlns:ds="http://schemas.openxmlformats.org/officeDocument/2006/customXml" ds:itemID="{3946EE94-FE83-42FF-A59B-968340ACD0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2a075-f8df-4fcb-a546-6978e8bbc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34</Pages>
  <Words>3518</Words>
  <Characters>20058</Characters>
  <Application>Microsoft Office Word</Application>
  <DocSecurity>0</DocSecurity>
  <Lines>167</Lines>
  <Paragraphs>47</Paragraphs>
  <ScaleCrop>false</ScaleCrop>
  <Company/>
  <LinksUpToDate>false</LinksUpToDate>
  <CharactersWithSpaces>23529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JiangLinfeng</dc:creator>
  <cp:keywords/>
  <dc:description/>
  <cp:lastModifiedBy>JiangLinfeng</cp:lastModifiedBy>
  <cp:revision>185</cp:revision>
  <dcterms:created xsi:type="dcterms:W3CDTF">2023-10-20T07:50:00Z</dcterms:created>
  <dcterms:modified xsi:type="dcterms:W3CDTF">2023-10-20T12:56:00Z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0x010100AC6FD8DFE33A714EBD367DF5D489CC8A</vt:lpwstr>
  </property>
</Properties>
</file>